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50B50" id="Rektangel 3" o:spid="_x0000_s1026" alt="hvidt rektangel til tekst på forside" style="position:absolute;margin-left:0;margin-top:0;width:424.55pt;height:594.35pt;z-index:-25165619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bookmarkStart w:id="0" w:name="_Hlk67512722"/>
      <w:bookmarkEnd w:id="0"/>
    </w:p>
    <w:p w14:paraId="7D9D14BA" w14:textId="47C30961" w:rsidR="00D077E9"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EED5A" id="Lige forbindelse 5" o:spid="_x0000_s1026" alt="tekstopdel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2845DD3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del w:id="1" w:author="Christian Fischer" w:date="2022-09-21T15:56:00Z">
                              <w:r w:rsidR="007A292C" w:rsidDel="00C920AA">
                                <w:rPr>
                                  <w:color w:val="767171" w:themeColor="background2" w:themeShade="80"/>
                                  <w:sz w:val="56"/>
                                  <w:szCs w:val="56"/>
                                  <w:lang w:bidi="da-DK"/>
                                </w:rPr>
                                <w:delText>0</w:delText>
                              </w:r>
                            </w:del>
                            <w:ins w:id="2" w:author="Christian Fischer" w:date="2022-09-21T15:56:00Z">
                              <w:r w:rsidR="00C920AA">
                                <w:rPr>
                                  <w:color w:val="767171" w:themeColor="background2" w:themeShade="80"/>
                                  <w:sz w:val="56"/>
                                  <w:szCs w:val="56"/>
                                  <w:lang w:bidi="da-DK"/>
                                </w:rPr>
                                <w:t>3</w:t>
                              </w:r>
                            </w:ins>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48F939E8" w:rsidR="00384B1F" w:rsidRDefault="00D05B24" w:rsidP="00384B1F">
                            <w:pPr>
                              <w:rPr>
                                <w:rStyle w:val="UndertitelTegn"/>
                                <w:b/>
                                <w:color w:val="767171" w:themeColor="background2" w:themeShade="80"/>
                                <w:lang w:bidi="da-DK"/>
                              </w:rPr>
                            </w:pPr>
                            <w:del w:id="3" w:author="Christian Fischer" w:date="2022-09-21T15:56:00Z">
                              <w:r w:rsidDel="00C920AA">
                                <w:rPr>
                                  <w:rStyle w:val="UndertitelTegn"/>
                                  <w:b/>
                                  <w:color w:val="767171" w:themeColor="background2" w:themeShade="80"/>
                                  <w:lang w:bidi="da-DK"/>
                                </w:rPr>
                                <w:delText>7</w:delText>
                              </w:r>
                            </w:del>
                            <w:ins w:id="4" w:author="Christian Fischer" w:date="2022-09-21T15:56:00Z">
                              <w:r w:rsidR="00C920AA">
                                <w:rPr>
                                  <w:rStyle w:val="UndertitelTegn"/>
                                  <w:b/>
                                  <w:color w:val="767171" w:themeColor="background2" w:themeShade="80"/>
                                  <w:lang w:bidi="da-DK"/>
                                </w:rPr>
                                <w:t>22</w:t>
                              </w:r>
                            </w:ins>
                            <w:r>
                              <w:rPr>
                                <w:rStyle w:val="UndertitelTegn"/>
                                <w:b/>
                                <w:color w:val="767171" w:themeColor="background2" w:themeShade="80"/>
                                <w:lang w:bidi="da-DK"/>
                              </w:rPr>
                              <w:t xml:space="preserve">. </w:t>
                            </w:r>
                            <w:del w:id="5" w:author="Christian Fischer" w:date="2022-09-21T15:56:00Z">
                              <w:r w:rsidDel="00C920AA">
                                <w:rPr>
                                  <w:rStyle w:val="UndertitelTegn"/>
                                  <w:b/>
                                  <w:color w:val="767171" w:themeColor="background2" w:themeShade="80"/>
                                  <w:lang w:bidi="da-DK"/>
                                </w:rPr>
                                <w:delText xml:space="preserve">april </w:delText>
                              </w:r>
                            </w:del>
                            <w:ins w:id="6" w:author="Christian Fischer" w:date="2022-09-21T15:56:00Z">
                              <w:r w:rsidR="00C920AA">
                                <w:rPr>
                                  <w:rStyle w:val="UndertitelTegn"/>
                                  <w:b/>
                                  <w:color w:val="767171" w:themeColor="background2" w:themeShade="80"/>
                                  <w:lang w:bidi="da-DK"/>
                                </w:rPr>
                                <w:t>september</w:t>
                              </w:r>
                              <w:r w:rsidR="00C920AA">
                                <w:rPr>
                                  <w:rStyle w:val="UndertitelTegn"/>
                                  <w:b/>
                                  <w:color w:val="767171" w:themeColor="background2" w:themeShade="80"/>
                                  <w:lang w:bidi="da-DK"/>
                                </w:rPr>
                                <w:t xml:space="preserve"> </w:t>
                              </w:r>
                            </w:ins>
                            <w:r>
                              <w:rPr>
                                <w:rStyle w:val="UndertitelTegn"/>
                                <w:b/>
                                <w:color w:val="767171" w:themeColor="background2" w:themeShade="80"/>
                                <w:lang w:bidi="da-DK"/>
                              </w:rPr>
                              <w:t>202</w:t>
                            </w:r>
                            <w:ins w:id="7" w:author="Christian Fischer" w:date="2022-09-21T15:56:00Z">
                              <w:r w:rsidR="00C920AA">
                                <w:rPr>
                                  <w:rStyle w:val="UndertitelTegn"/>
                                  <w:b/>
                                  <w:color w:val="767171" w:themeColor="background2" w:themeShade="80"/>
                                  <w:lang w:bidi="da-DK"/>
                                </w:rPr>
                                <w:t>2</w:t>
                              </w:r>
                            </w:ins>
                            <w:del w:id="8" w:author="Christian Fischer" w:date="2022-09-21T15:56:00Z">
                              <w:r w:rsidDel="00C920AA">
                                <w:rPr>
                                  <w:rStyle w:val="UndertitelTegn"/>
                                  <w:b/>
                                  <w:color w:val="767171" w:themeColor="background2" w:themeShade="80"/>
                                  <w:lang w:bidi="da-DK"/>
                                </w:rPr>
                                <w:delText>1</w:delText>
                              </w:r>
                            </w:del>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2845DD3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del w:id="9" w:author="Christian Fischer" w:date="2022-09-21T15:56:00Z">
                        <w:r w:rsidR="007A292C" w:rsidDel="00C920AA">
                          <w:rPr>
                            <w:color w:val="767171" w:themeColor="background2" w:themeShade="80"/>
                            <w:sz w:val="56"/>
                            <w:szCs w:val="56"/>
                            <w:lang w:bidi="da-DK"/>
                          </w:rPr>
                          <w:delText>0</w:delText>
                        </w:r>
                      </w:del>
                      <w:ins w:id="10" w:author="Christian Fischer" w:date="2022-09-21T15:56:00Z">
                        <w:r w:rsidR="00C920AA">
                          <w:rPr>
                            <w:color w:val="767171" w:themeColor="background2" w:themeShade="80"/>
                            <w:sz w:val="56"/>
                            <w:szCs w:val="56"/>
                            <w:lang w:bidi="da-DK"/>
                          </w:rPr>
                          <w:t>3</w:t>
                        </w:r>
                      </w:ins>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48F939E8" w:rsidR="00384B1F" w:rsidRDefault="00D05B24" w:rsidP="00384B1F">
                      <w:pPr>
                        <w:rPr>
                          <w:rStyle w:val="UndertitelTegn"/>
                          <w:b/>
                          <w:color w:val="767171" w:themeColor="background2" w:themeShade="80"/>
                          <w:lang w:bidi="da-DK"/>
                        </w:rPr>
                      </w:pPr>
                      <w:del w:id="11" w:author="Christian Fischer" w:date="2022-09-21T15:56:00Z">
                        <w:r w:rsidDel="00C920AA">
                          <w:rPr>
                            <w:rStyle w:val="UndertitelTegn"/>
                            <w:b/>
                            <w:color w:val="767171" w:themeColor="background2" w:themeShade="80"/>
                            <w:lang w:bidi="da-DK"/>
                          </w:rPr>
                          <w:delText>7</w:delText>
                        </w:r>
                      </w:del>
                      <w:ins w:id="12" w:author="Christian Fischer" w:date="2022-09-21T15:56:00Z">
                        <w:r w:rsidR="00C920AA">
                          <w:rPr>
                            <w:rStyle w:val="UndertitelTegn"/>
                            <w:b/>
                            <w:color w:val="767171" w:themeColor="background2" w:themeShade="80"/>
                            <w:lang w:bidi="da-DK"/>
                          </w:rPr>
                          <w:t>22</w:t>
                        </w:r>
                      </w:ins>
                      <w:r>
                        <w:rPr>
                          <w:rStyle w:val="UndertitelTegn"/>
                          <w:b/>
                          <w:color w:val="767171" w:themeColor="background2" w:themeShade="80"/>
                          <w:lang w:bidi="da-DK"/>
                        </w:rPr>
                        <w:t xml:space="preserve">. </w:t>
                      </w:r>
                      <w:del w:id="13" w:author="Christian Fischer" w:date="2022-09-21T15:56:00Z">
                        <w:r w:rsidDel="00C920AA">
                          <w:rPr>
                            <w:rStyle w:val="UndertitelTegn"/>
                            <w:b/>
                            <w:color w:val="767171" w:themeColor="background2" w:themeShade="80"/>
                            <w:lang w:bidi="da-DK"/>
                          </w:rPr>
                          <w:delText xml:space="preserve">april </w:delText>
                        </w:r>
                      </w:del>
                      <w:ins w:id="14" w:author="Christian Fischer" w:date="2022-09-21T15:56:00Z">
                        <w:r w:rsidR="00C920AA">
                          <w:rPr>
                            <w:rStyle w:val="UndertitelTegn"/>
                            <w:b/>
                            <w:color w:val="767171" w:themeColor="background2" w:themeShade="80"/>
                            <w:lang w:bidi="da-DK"/>
                          </w:rPr>
                          <w:t>september</w:t>
                        </w:r>
                        <w:r w:rsidR="00C920AA">
                          <w:rPr>
                            <w:rStyle w:val="UndertitelTegn"/>
                            <w:b/>
                            <w:color w:val="767171" w:themeColor="background2" w:themeShade="80"/>
                            <w:lang w:bidi="da-DK"/>
                          </w:rPr>
                          <w:t xml:space="preserve"> </w:t>
                        </w:r>
                      </w:ins>
                      <w:r>
                        <w:rPr>
                          <w:rStyle w:val="UndertitelTegn"/>
                          <w:b/>
                          <w:color w:val="767171" w:themeColor="background2" w:themeShade="80"/>
                          <w:lang w:bidi="da-DK"/>
                        </w:rPr>
                        <w:t>202</w:t>
                      </w:r>
                      <w:ins w:id="15" w:author="Christian Fischer" w:date="2022-09-21T15:56:00Z">
                        <w:r w:rsidR="00C920AA">
                          <w:rPr>
                            <w:rStyle w:val="UndertitelTegn"/>
                            <w:b/>
                            <w:color w:val="767171" w:themeColor="background2" w:themeShade="80"/>
                            <w:lang w:bidi="da-DK"/>
                          </w:rPr>
                          <w:t>2</w:t>
                        </w:r>
                      </w:ins>
                      <w:del w:id="16" w:author="Christian Fischer" w:date="2022-09-21T15:56:00Z">
                        <w:r w:rsidDel="00C920AA">
                          <w:rPr>
                            <w:rStyle w:val="UndertitelTegn"/>
                            <w:b/>
                            <w:color w:val="767171" w:themeColor="background2" w:themeShade="80"/>
                            <w:lang w:bidi="da-DK"/>
                          </w:rPr>
                          <w:delText>1</w:delText>
                        </w:r>
                      </w:del>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D077E9">
        <w:rPr>
          <w:lang w:bidi="da-DK"/>
        </w:rPr>
        <w:br w:type="page"/>
      </w:r>
    </w:p>
    <w:p w14:paraId="0E312BDE" w14:textId="77777777" w:rsidR="00E735A1" w:rsidRDefault="00E735A1">
      <w:pPr>
        <w:spacing w:after="200"/>
        <w:rPr>
          <w:rFonts w:asciiTheme="majorHAnsi" w:eastAsiaTheme="majorEastAsia" w:hAnsiTheme="majorHAnsi" w:cstheme="majorBidi"/>
          <w:color w:val="061F57" w:themeColor="text2" w:themeShade="BF"/>
          <w:kern w:val="28"/>
          <w:sz w:val="52"/>
          <w:szCs w:val="32"/>
          <w:lang w:bidi="da-DK"/>
        </w:rPr>
      </w:pPr>
      <w:r>
        <w:rPr>
          <w:lang w:bidi="da-DK"/>
        </w:rPr>
        <w:lastRenderedPageBreak/>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4EE49D39" w14:textId="3667B273" w:rsidR="00D438A6"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68694238" w:history="1">
            <w:r w:rsidR="00D438A6" w:rsidRPr="00FE5FDB">
              <w:rPr>
                <w:rStyle w:val="Hyperlink"/>
                <w:bCs/>
                <w:noProof/>
              </w:rPr>
              <w:t>1. Indledning</w:t>
            </w:r>
            <w:r w:rsidR="00D438A6">
              <w:rPr>
                <w:noProof/>
                <w:webHidden/>
              </w:rPr>
              <w:tab/>
            </w:r>
            <w:r w:rsidR="00D438A6">
              <w:rPr>
                <w:noProof/>
                <w:webHidden/>
              </w:rPr>
              <w:fldChar w:fldCharType="begin"/>
            </w:r>
            <w:r w:rsidR="00D438A6">
              <w:rPr>
                <w:noProof/>
                <w:webHidden/>
              </w:rPr>
              <w:instrText xml:space="preserve"> PAGEREF _Toc68694238 \h </w:instrText>
            </w:r>
            <w:r w:rsidR="00D438A6">
              <w:rPr>
                <w:noProof/>
                <w:webHidden/>
              </w:rPr>
            </w:r>
            <w:r w:rsidR="00D438A6">
              <w:rPr>
                <w:noProof/>
                <w:webHidden/>
              </w:rPr>
              <w:fldChar w:fldCharType="separate"/>
            </w:r>
            <w:r w:rsidR="003D3529">
              <w:rPr>
                <w:noProof/>
                <w:webHidden/>
              </w:rPr>
              <w:t>14</w:t>
            </w:r>
            <w:r w:rsidR="00D438A6">
              <w:rPr>
                <w:noProof/>
                <w:webHidden/>
              </w:rPr>
              <w:fldChar w:fldCharType="end"/>
            </w:r>
          </w:hyperlink>
        </w:p>
        <w:p w14:paraId="33706BE6" w14:textId="51E33833" w:rsidR="00D438A6" w:rsidRDefault="00000000">
          <w:pPr>
            <w:pStyle w:val="Indholdsfortegnelse1"/>
            <w:tabs>
              <w:tab w:val="right" w:leader="dot" w:pos="13426"/>
            </w:tabs>
            <w:rPr>
              <w:noProof/>
              <w:color w:val="auto"/>
              <w:lang w:eastAsia="da-DK"/>
            </w:rPr>
          </w:pPr>
          <w:hyperlink w:anchor="_Toc68694239" w:history="1">
            <w:r w:rsidR="00D438A6" w:rsidRPr="00FE5FDB">
              <w:rPr>
                <w:rStyle w:val="Hyperlink"/>
                <w:noProof/>
              </w:rPr>
              <w:t>2. Datamodellens opbygning</w:t>
            </w:r>
            <w:r w:rsidR="00D438A6">
              <w:rPr>
                <w:noProof/>
                <w:webHidden/>
              </w:rPr>
              <w:tab/>
            </w:r>
            <w:r w:rsidR="00D438A6">
              <w:rPr>
                <w:noProof/>
                <w:webHidden/>
              </w:rPr>
              <w:fldChar w:fldCharType="begin"/>
            </w:r>
            <w:r w:rsidR="00D438A6">
              <w:rPr>
                <w:noProof/>
                <w:webHidden/>
              </w:rPr>
              <w:instrText xml:space="preserve"> PAGEREF _Toc68694239 \h </w:instrText>
            </w:r>
            <w:r w:rsidR="00D438A6">
              <w:rPr>
                <w:noProof/>
                <w:webHidden/>
              </w:rPr>
            </w:r>
            <w:r w:rsidR="00D438A6">
              <w:rPr>
                <w:noProof/>
                <w:webHidden/>
              </w:rPr>
              <w:fldChar w:fldCharType="separate"/>
            </w:r>
            <w:r w:rsidR="003D3529">
              <w:rPr>
                <w:noProof/>
                <w:webHidden/>
              </w:rPr>
              <w:t>15</w:t>
            </w:r>
            <w:r w:rsidR="00D438A6">
              <w:rPr>
                <w:noProof/>
                <w:webHidden/>
              </w:rPr>
              <w:fldChar w:fldCharType="end"/>
            </w:r>
          </w:hyperlink>
        </w:p>
        <w:p w14:paraId="7AE82860" w14:textId="5332E0F6" w:rsidR="00D438A6" w:rsidRDefault="00000000">
          <w:pPr>
            <w:pStyle w:val="Indholdsfortegnelse2"/>
            <w:tabs>
              <w:tab w:val="right" w:leader="dot" w:pos="13426"/>
            </w:tabs>
            <w:rPr>
              <w:noProof/>
              <w:color w:val="auto"/>
              <w:lang w:eastAsia="da-DK"/>
            </w:rPr>
          </w:pPr>
          <w:hyperlink w:anchor="_Toc68694240" w:history="1">
            <w:r w:rsidR="00D438A6" w:rsidRPr="00FE5FDB">
              <w:rPr>
                <w:rStyle w:val="Hyperlink"/>
                <w:noProof/>
              </w:rPr>
              <w:t>2.1 Historik</w:t>
            </w:r>
            <w:r w:rsidR="00D438A6">
              <w:rPr>
                <w:noProof/>
                <w:webHidden/>
              </w:rPr>
              <w:tab/>
            </w:r>
            <w:r w:rsidR="00D438A6">
              <w:rPr>
                <w:noProof/>
                <w:webHidden/>
              </w:rPr>
              <w:fldChar w:fldCharType="begin"/>
            </w:r>
            <w:r w:rsidR="00D438A6">
              <w:rPr>
                <w:noProof/>
                <w:webHidden/>
              </w:rPr>
              <w:instrText xml:space="preserve"> PAGEREF _Toc68694240 \h </w:instrText>
            </w:r>
            <w:r w:rsidR="00D438A6">
              <w:rPr>
                <w:noProof/>
                <w:webHidden/>
              </w:rPr>
            </w:r>
            <w:r w:rsidR="00D438A6">
              <w:rPr>
                <w:noProof/>
                <w:webHidden/>
              </w:rPr>
              <w:fldChar w:fldCharType="separate"/>
            </w:r>
            <w:r w:rsidR="003D3529">
              <w:rPr>
                <w:noProof/>
                <w:webHidden/>
              </w:rPr>
              <w:t>16</w:t>
            </w:r>
            <w:r w:rsidR="00D438A6">
              <w:rPr>
                <w:noProof/>
                <w:webHidden/>
              </w:rPr>
              <w:fldChar w:fldCharType="end"/>
            </w:r>
          </w:hyperlink>
        </w:p>
        <w:p w14:paraId="3761D234" w14:textId="61C52539" w:rsidR="00D438A6" w:rsidRDefault="00000000">
          <w:pPr>
            <w:pStyle w:val="Indholdsfortegnelse2"/>
            <w:tabs>
              <w:tab w:val="right" w:leader="dot" w:pos="13426"/>
            </w:tabs>
            <w:rPr>
              <w:noProof/>
              <w:color w:val="auto"/>
              <w:lang w:eastAsia="da-DK"/>
            </w:rPr>
          </w:pPr>
          <w:hyperlink w:anchor="_Toc68694241" w:history="1">
            <w:r w:rsidR="00D438A6" w:rsidRPr="00FE5FDB">
              <w:rPr>
                <w:rStyle w:val="Hyperlink"/>
                <w:noProof/>
              </w:rPr>
              <w:t>2.2 Metadata</w:t>
            </w:r>
            <w:r w:rsidR="00D438A6">
              <w:rPr>
                <w:noProof/>
                <w:webHidden/>
              </w:rPr>
              <w:tab/>
            </w:r>
            <w:r w:rsidR="00D438A6">
              <w:rPr>
                <w:noProof/>
                <w:webHidden/>
              </w:rPr>
              <w:fldChar w:fldCharType="begin"/>
            </w:r>
            <w:r w:rsidR="00D438A6">
              <w:rPr>
                <w:noProof/>
                <w:webHidden/>
              </w:rPr>
              <w:instrText xml:space="preserve"> PAGEREF _Toc68694241 \h </w:instrText>
            </w:r>
            <w:r w:rsidR="00D438A6">
              <w:rPr>
                <w:noProof/>
                <w:webHidden/>
              </w:rPr>
            </w:r>
            <w:r w:rsidR="00D438A6">
              <w:rPr>
                <w:noProof/>
                <w:webHidden/>
              </w:rPr>
              <w:fldChar w:fldCharType="separate"/>
            </w:r>
            <w:r w:rsidR="003D3529">
              <w:rPr>
                <w:noProof/>
                <w:webHidden/>
              </w:rPr>
              <w:t>16</w:t>
            </w:r>
            <w:r w:rsidR="00D438A6">
              <w:rPr>
                <w:noProof/>
                <w:webHidden/>
              </w:rPr>
              <w:fldChar w:fldCharType="end"/>
            </w:r>
          </w:hyperlink>
        </w:p>
        <w:p w14:paraId="3EC9DAF3" w14:textId="0C8EEE5E" w:rsidR="00D438A6" w:rsidRDefault="00000000">
          <w:pPr>
            <w:pStyle w:val="Indholdsfortegnelse2"/>
            <w:tabs>
              <w:tab w:val="right" w:leader="dot" w:pos="13426"/>
            </w:tabs>
            <w:rPr>
              <w:noProof/>
              <w:color w:val="auto"/>
              <w:lang w:eastAsia="da-DK"/>
            </w:rPr>
          </w:pPr>
          <w:hyperlink w:anchor="_Toc68694242" w:history="1">
            <w:r w:rsidR="00D438A6" w:rsidRPr="00FE5FDB">
              <w:rPr>
                <w:rStyle w:val="Hyperlink"/>
                <w:noProof/>
              </w:rPr>
              <w:t>2.3 Terminologi</w:t>
            </w:r>
            <w:r w:rsidR="00D438A6">
              <w:rPr>
                <w:noProof/>
                <w:webHidden/>
              </w:rPr>
              <w:tab/>
            </w:r>
            <w:r w:rsidR="00D438A6">
              <w:rPr>
                <w:noProof/>
                <w:webHidden/>
              </w:rPr>
              <w:fldChar w:fldCharType="begin"/>
            </w:r>
            <w:r w:rsidR="00D438A6">
              <w:rPr>
                <w:noProof/>
                <w:webHidden/>
              </w:rPr>
              <w:instrText xml:space="preserve"> PAGEREF _Toc68694242 \h </w:instrText>
            </w:r>
            <w:r w:rsidR="00D438A6">
              <w:rPr>
                <w:noProof/>
                <w:webHidden/>
              </w:rPr>
            </w:r>
            <w:r w:rsidR="00D438A6">
              <w:rPr>
                <w:noProof/>
                <w:webHidden/>
              </w:rPr>
              <w:fldChar w:fldCharType="separate"/>
            </w:r>
            <w:r w:rsidR="003D3529">
              <w:rPr>
                <w:noProof/>
                <w:webHidden/>
              </w:rPr>
              <w:t>17</w:t>
            </w:r>
            <w:r w:rsidR="00D438A6">
              <w:rPr>
                <w:noProof/>
                <w:webHidden/>
              </w:rPr>
              <w:fldChar w:fldCharType="end"/>
            </w:r>
          </w:hyperlink>
        </w:p>
        <w:p w14:paraId="60E16FBF" w14:textId="62374833" w:rsidR="00D438A6" w:rsidRDefault="00000000">
          <w:pPr>
            <w:pStyle w:val="Indholdsfortegnelse2"/>
            <w:tabs>
              <w:tab w:val="right" w:leader="dot" w:pos="13426"/>
            </w:tabs>
            <w:rPr>
              <w:noProof/>
              <w:color w:val="auto"/>
              <w:lang w:eastAsia="da-DK"/>
            </w:rPr>
          </w:pPr>
          <w:hyperlink w:anchor="_Toc68694243" w:history="1">
            <w:r w:rsidR="00D438A6" w:rsidRPr="00FE5FDB">
              <w:rPr>
                <w:rStyle w:val="Hyperlink"/>
                <w:noProof/>
              </w:rPr>
              <w:t>2.4 Kodelister/opslagstabeller</w:t>
            </w:r>
            <w:r w:rsidR="00D438A6">
              <w:rPr>
                <w:noProof/>
                <w:webHidden/>
              </w:rPr>
              <w:tab/>
            </w:r>
            <w:r w:rsidR="00D438A6">
              <w:rPr>
                <w:noProof/>
                <w:webHidden/>
              </w:rPr>
              <w:fldChar w:fldCharType="begin"/>
            </w:r>
            <w:r w:rsidR="00D438A6">
              <w:rPr>
                <w:noProof/>
                <w:webHidden/>
              </w:rPr>
              <w:instrText xml:space="preserve"> PAGEREF _Toc68694243 \h </w:instrText>
            </w:r>
            <w:r w:rsidR="00D438A6">
              <w:rPr>
                <w:noProof/>
                <w:webHidden/>
              </w:rPr>
            </w:r>
            <w:r w:rsidR="00D438A6">
              <w:rPr>
                <w:noProof/>
                <w:webHidden/>
              </w:rPr>
              <w:fldChar w:fldCharType="separate"/>
            </w:r>
            <w:r w:rsidR="003D3529">
              <w:rPr>
                <w:noProof/>
                <w:webHidden/>
              </w:rPr>
              <w:t>17</w:t>
            </w:r>
            <w:r w:rsidR="00D438A6">
              <w:rPr>
                <w:noProof/>
                <w:webHidden/>
              </w:rPr>
              <w:fldChar w:fldCharType="end"/>
            </w:r>
          </w:hyperlink>
        </w:p>
        <w:p w14:paraId="4388D990" w14:textId="24BE7411" w:rsidR="00D438A6" w:rsidRDefault="00000000">
          <w:pPr>
            <w:pStyle w:val="Indholdsfortegnelse3"/>
            <w:tabs>
              <w:tab w:val="right" w:leader="dot" w:pos="13426"/>
            </w:tabs>
            <w:rPr>
              <w:noProof/>
              <w:color w:val="auto"/>
              <w:lang w:eastAsia="da-DK"/>
            </w:rPr>
          </w:pPr>
          <w:hyperlink w:anchor="_Toc68694244" w:history="1">
            <w:r w:rsidR="00D438A6" w:rsidRPr="00FE5FDB">
              <w:rPr>
                <w:rStyle w:val="Hyperlink"/>
                <w:noProof/>
              </w:rPr>
              <w:t>2.4.1 Mulige værdisæt</w:t>
            </w:r>
            <w:r w:rsidR="00D438A6">
              <w:rPr>
                <w:noProof/>
                <w:webHidden/>
              </w:rPr>
              <w:tab/>
            </w:r>
            <w:r w:rsidR="00D438A6">
              <w:rPr>
                <w:noProof/>
                <w:webHidden/>
              </w:rPr>
              <w:fldChar w:fldCharType="begin"/>
            </w:r>
            <w:r w:rsidR="00D438A6">
              <w:rPr>
                <w:noProof/>
                <w:webHidden/>
              </w:rPr>
              <w:instrText xml:space="preserve"> PAGEREF _Toc68694244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740F47B8" w14:textId="39B1903B" w:rsidR="00D438A6" w:rsidRDefault="00000000">
          <w:pPr>
            <w:pStyle w:val="Indholdsfortegnelse3"/>
            <w:tabs>
              <w:tab w:val="right" w:leader="dot" w:pos="13426"/>
            </w:tabs>
            <w:rPr>
              <w:noProof/>
              <w:color w:val="auto"/>
              <w:lang w:eastAsia="da-DK"/>
            </w:rPr>
          </w:pPr>
          <w:hyperlink w:anchor="_Toc68694245" w:history="1">
            <w:r w:rsidR="00D438A6" w:rsidRPr="00FE5FDB">
              <w:rPr>
                <w:rStyle w:val="Hyperlink"/>
                <w:noProof/>
              </w:rPr>
              <w:t>2.4.2 Aktive værdisæt</w:t>
            </w:r>
            <w:r w:rsidR="00D438A6">
              <w:rPr>
                <w:noProof/>
                <w:webHidden/>
              </w:rPr>
              <w:tab/>
            </w:r>
            <w:r w:rsidR="00D438A6">
              <w:rPr>
                <w:noProof/>
                <w:webHidden/>
              </w:rPr>
              <w:fldChar w:fldCharType="begin"/>
            </w:r>
            <w:r w:rsidR="00D438A6">
              <w:rPr>
                <w:noProof/>
                <w:webHidden/>
              </w:rPr>
              <w:instrText xml:space="preserve"> PAGEREF _Toc68694245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093F58F4" w14:textId="7B7A88CF" w:rsidR="00D438A6" w:rsidRDefault="00000000">
          <w:pPr>
            <w:pStyle w:val="Indholdsfortegnelse2"/>
            <w:tabs>
              <w:tab w:val="right" w:leader="dot" w:pos="13426"/>
            </w:tabs>
            <w:rPr>
              <w:noProof/>
              <w:color w:val="auto"/>
              <w:lang w:eastAsia="da-DK"/>
            </w:rPr>
          </w:pPr>
          <w:hyperlink w:anchor="_Toc68694246" w:history="1">
            <w:r w:rsidR="00D438A6" w:rsidRPr="00FE5FDB">
              <w:rPr>
                <w:rStyle w:val="Hyperlink"/>
                <w:noProof/>
              </w:rPr>
              <w:t>2.5 Validering af data og indhold</w:t>
            </w:r>
            <w:r w:rsidR="00D438A6">
              <w:rPr>
                <w:noProof/>
                <w:webHidden/>
              </w:rPr>
              <w:tab/>
            </w:r>
            <w:r w:rsidR="00D438A6">
              <w:rPr>
                <w:noProof/>
                <w:webHidden/>
              </w:rPr>
              <w:fldChar w:fldCharType="begin"/>
            </w:r>
            <w:r w:rsidR="00D438A6">
              <w:rPr>
                <w:noProof/>
                <w:webHidden/>
              </w:rPr>
              <w:instrText xml:space="preserve"> PAGEREF _Toc68694246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5E444CE6" w14:textId="63836507" w:rsidR="00D438A6" w:rsidRDefault="00000000">
          <w:pPr>
            <w:pStyle w:val="Indholdsfortegnelse3"/>
            <w:tabs>
              <w:tab w:val="right" w:leader="dot" w:pos="13426"/>
            </w:tabs>
            <w:rPr>
              <w:noProof/>
              <w:color w:val="auto"/>
              <w:lang w:eastAsia="da-DK"/>
            </w:rPr>
          </w:pPr>
          <w:hyperlink w:anchor="_Toc68694247" w:history="1">
            <w:r w:rsidR="00D438A6" w:rsidRPr="00FE5FDB">
              <w:rPr>
                <w:rStyle w:val="Hyperlink"/>
                <w:noProof/>
              </w:rPr>
              <w:t>2.5.1 Topologi</w:t>
            </w:r>
            <w:r w:rsidR="00D438A6">
              <w:rPr>
                <w:noProof/>
                <w:webHidden/>
              </w:rPr>
              <w:tab/>
            </w:r>
            <w:r w:rsidR="00D438A6">
              <w:rPr>
                <w:noProof/>
                <w:webHidden/>
              </w:rPr>
              <w:fldChar w:fldCharType="begin"/>
            </w:r>
            <w:r w:rsidR="00D438A6">
              <w:rPr>
                <w:noProof/>
                <w:webHidden/>
              </w:rPr>
              <w:instrText xml:space="preserve"> PAGEREF _Toc68694247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7D46FF99" w14:textId="7F23EF77" w:rsidR="00D438A6" w:rsidRDefault="00000000">
          <w:pPr>
            <w:pStyle w:val="Indholdsfortegnelse3"/>
            <w:tabs>
              <w:tab w:val="right" w:leader="dot" w:pos="13426"/>
            </w:tabs>
            <w:rPr>
              <w:noProof/>
              <w:color w:val="auto"/>
              <w:lang w:eastAsia="da-DK"/>
            </w:rPr>
          </w:pPr>
          <w:hyperlink w:anchor="_Toc68694248" w:history="1">
            <w:r w:rsidR="00D438A6" w:rsidRPr="00FE5FDB">
              <w:rPr>
                <w:rStyle w:val="Hyperlink"/>
                <w:noProof/>
              </w:rPr>
              <w:t>2.5.2 Obligatoriske/frivillige/systemgenererede felter</w:t>
            </w:r>
            <w:r w:rsidR="00D438A6">
              <w:rPr>
                <w:noProof/>
                <w:webHidden/>
              </w:rPr>
              <w:tab/>
            </w:r>
            <w:r w:rsidR="00D438A6">
              <w:rPr>
                <w:noProof/>
                <w:webHidden/>
              </w:rPr>
              <w:fldChar w:fldCharType="begin"/>
            </w:r>
            <w:r w:rsidR="00D438A6">
              <w:rPr>
                <w:noProof/>
                <w:webHidden/>
              </w:rPr>
              <w:instrText xml:space="preserve"> PAGEREF _Toc68694248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27C88DF0" w14:textId="36A0C497" w:rsidR="00D438A6" w:rsidRDefault="00000000">
          <w:pPr>
            <w:pStyle w:val="Indholdsfortegnelse3"/>
            <w:tabs>
              <w:tab w:val="right" w:leader="dot" w:pos="13426"/>
            </w:tabs>
            <w:rPr>
              <w:noProof/>
              <w:color w:val="auto"/>
              <w:lang w:eastAsia="da-DK"/>
            </w:rPr>
          </w:pPr>
          <w:hyperlink w:anchor="_Toc68694249" w:history="1">
            <w:r w:rsidR="00D438A6" w:rsidRPr="00FE5FDB">
              <w:rPr>
                <w:rStyle w:val="Hyperlink"/>
                <w:noProof/>
              </w:rPr>
              <w:t>2.5.3 Tilladt geometri</w:t>
            </w:r>
            <w:r w:rsidR="00D438A6">
              <w:rPr>
                <w:noProof/>
                <w:webHidden/>
              </w:rPr>
              <w:tab/>
            </w:r>
            <w:r w:rsidR="00D438A6">
              <w:rPr>
                <w:noProof/>
                <w:webHidden/>
              </w:rPr>
              <w:fldChar w:fldCharType="begin"/>
            </w:r>
            <w:r w:rsidR="00D438A6">
              <w:rPr>
                <w:noProof/>
                <w:webHidden/>
              </w:rPr>
              <w:instrText xml:space="preserve"> PAGEREF _Toc68694249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53FA05AE" w14:textId="0976F279" w:rsidR="00D438A6" w:rsidRDefault="00000000">
          <w:pPr>
            <w:pStyle w:val="Indholdsfortegnelse3"/>
            <w:tabs>
              <w:tab w:val="right" w:leader="dot" w:pos="13426"/>
            </w:tabs>
            <w:rPr>
              <w:noProof/>
              <w:color w:val="auto"/>
              <w:lang w:eastAsia="da-DK"/>
            </w:rPr>
          </w:pPr>
          <w:hyperlink w:anchor="_Toc68694250" w:history="1">
            <w:r w:rsidR="00D438A6" w:rsidRPr="00FE5FDB">
              <w:rPr>
                <w:rStyle w:val="Hyperlink"/>
                <w:noProof/>
              </w:rPr>
              <w:t>2.5.4 Grænseafstemning</w:t>
            </w:r>
            <w:r w:rsidR="00D438A6">
              <w:rPr>
                <w:noProof/>
                <w:webHidden/>
              </w:rPr>
              <w:tab/>
            </w:r>
            <w:r w:rsidR="00D438A6">
              <w:rPr>
                <w:noProof/>
                <w:webHidden/>
              </w:rPr>
              <w:fldChar w:fldCharType="begin"/>
            </w:r>
            <w:r w:rsidR="00D438A6">
              <w:rPr>
                <w:noProof/>
                <w:webHidden/>
              </w:rPr>
              <w:instrText xml:space="preserve"> PAGEREF _Toc68694250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39B8C7B7" w14:textId="5616B5D5" w:rsidR="00D438A6" w:rsidRDefault="00000000">
          <w:pPr>
            <w:pStyle w:val="Indholdsfortegnelse1"/>
            <w:tabs>
              <w:tab w:val="right" w:leader="dot" w:pos="13426"/>
            </w:tabs>
            <w:rPr>
              <w:noProof/>
              <w:color w:val="auto"/>
              <w:lang w:eastAsia="da-DK"/>
            </w:rPr>
          </w:pPr>
          <w:hyperlink w:anchor="_Toc68694251" w:history="1">
            <w:r w:rsidR="00D438A6" w:rsidRPr="00FE5FDB">
              <w:rPr>
                <w:rStyle w:val="Hyperlink"/>
                <w:noProof/>
              </w:rPr>
              <w:t>3. Generel datamodel (DATAKATALOG)</w:t>
            </w:r>
            <w:r w:rsidR="00D438A6">
              <w:rPr>
                <w:noProof/>
                <w:webHidden/>
              </w:rPr>
              <w:tab/>
            </w:r>
            <w:r w:rsidR="00D438A6">
              <w:rPr>
                <w:noProof/>
                <w:webHidden/>
              </w:rPr>
              <w:fldChar w:fldCharType="begin"/>
            </w:r>
            <w:r w:rsidR="00D438A6">
              <w:rPr>
                <w:noProof/>
                <w:webHidden/>
              </w:rPr>
              <w:instrText xml:space="preserve"> PAGEREF _Toc68694251 \h </w:instrText>
            </w:r>
            <w:r w:rsidR="00D438A6">
              <w:rPr>
                <w:noProof/>
                <w:webHidden/>
              </w:rPr>
            </w:r>
            <w:r w:rsidR="00D438A6">
              <w:rPr>
                <w:noProof/>
                <w:webHidden/>
              </w:rPr>
              <w:fldChar w:fldCharType="separate"/>
            </w:r>
            <w:r w:rsidR="003D3529">
              <w:rPr>
                <w:noProof/>
                <w:webHidden/>
              </w:rPr>
              <w:t>20</w:t>
            </w:r>
            <w:r w:rsidR="00D438A6">
              <w:rPr>
                <w:noProof/>
                <w:webHidden/>
              </w:rPr>
              <w:fldChar w:fldCharType="end"/>
            </w:r>
          </w:hyperlink>
        </w:p>
        <w:p w14:paraId="00D299B7" w14:textId="062B8299" w:rsidR="00D438A6" w:rsidRDefault="00000000">
          <w:pPr>
            <w:pStyle w:val="Indholdsfortegnelse2"/>
            <w:tabs>
              <w:tab w:val="right" w:leader="dot" w:pos="13426"/>
            </w:tabs>
            <w:rPr>
              <w:noProof/>
              <w:color w:val="auto"/>
              <w:lang w:eastAsia="da-DK"/>
            </w:rPr>
          </w:pPr>
          <w:hyperlink w:anchor="_Toc68694252" w:history="1">
            <w:r w:rsidR="00D438A6" w:rsidRPr="00FE5FDB">
              <w:rPr>
                <w:rStyle w:val="Hyperlink"/>
                <w:noProof/>
              </w:rPr>
              <w:t>3.1 Felter i generel datamodel</w:t>
            </w:r>
            <w:r w:rsidR="00D438A6">
              <w:rPr>
                <w:noProof/>
                <w:webHidden/>
              </w:rPr>
              <w:tab/>
            </w:r>
            <w:r w:rsidR="00D438A6">
              <w:rPr>
                <w:noProof/>
                <w:webHidden/>
              </w:rPr>
              <w:fldChar w:fldCharType="begin"/>
            </w:r>
            <w:r w:rsidR="00D438A6">
              <w:rPr>
                <w:noProof/>
                <w:webHidden/>
              </w:rPr>
              <w:instrText xml:space="preserve"> PAGEREF _Toc68694252 \h </w:instrText>
            </w:r>
            <w:r w:rsidR="00D438A6">
              <w:rPr>
                <w:noProof/>
                <w:webHidden/>
              </w:rPr>
            </w:r>
            <w:r w:rsidR="00D438A6">
              <w:rPr>
                <w:noProof/>
                <w:webHidden/>
              </w:rPr>
              <w:fldChar w:fldCharType="separate"/>
            </w:r>
            <w:r w:rsidR="003D3529">
              <w:rPr>
                <w:noProof/>
                <w:webHidden/>
              </w:rPr>
              <w:t>20</w:t>
            </w:r>
            <w:r w:rsidR="00D438A6">
              <w:rPr>
                <w:noProof/>
                <w:webHidden/>
              </w:rPr>
              <w:fldChar w:fldCharType="end"/>
            </w:r>
          </w:hyperlink>
        </w:p>
        <w:p w14:paraId="2A5FB9FA" w14:textId="34ED0CED" w:rsidR="00D438A6" w:rsidRDefault="00000000">
          <w:pPr>
            <w:pStyle w:val="Indholdsfortegnelse2"/>
            <w:tabs>
              <w:tab w:val="right" w:leader="dot" w:pos="13426"/>
            </w:tabs>
            <w:rPr>
              <w:noProof/>
              <w:color w:val="auto"/>
              <w:lang w:eastAsia="da-DK"/>
            </w:rPr>
          </w:pPr>
          <w:hyperlink w:anchor="_Toc68694253" w:history="1">
            <w:r w:rsidR="00D438A6" w:rsidRPr="00FE5FDB">
              <w:rPr>
                <w:rStyle w:val="Hyperlink"/>
                <w:noProof/>
              </w:rPr>
              <w:t>3.2 Forklaring til felter</w:t>
            </w:r>
            <w:r w:rsidR="00D438A6">
              <w:rPr>
                <w:noProof/>
                <w:webHidden/>
              </w:rPr>
              <w:tab/>
            </w:r>
            <w:r w:rsidR="00D438A6">
              <w:rPr>
                <w:noProof/>
                <w:webHidden/>
              </w:rPr>
              <w:fldChar w:fldCharType="begin"/>
            </w:r>
            <w:r w:rsidR="00D438A6">
              <w:rPr>
                <w:noProof/>
                <w:webHidden/>
              </w:rPr>
              <w:instrText xml:space="preserve"> PAGEREF _Toc68694253 \h </w:instrText>
            </w:r>
            <w:r w:rsidR="00D438A6">
              <w:rPr>
                <w:noProof/>
                <w:webHidden/>
              </w:rPr>
            </w:r>
            <w:r w:rsidR="00D438A6">
              <w:rPr>
                <w:noProof/>
                <w:webHidden/>
              </w:rPr>
              <w:fldChar w:fldCharType="separate"/>
            </w:r>
            <w:r w:rsidR="003D3529">
              <w:rPr>
                <w:noProof/>
                <w:webHidden/>
              </w:rPr>
              <w:t>21</w:t>
            </w:r>
            <w:r w:rsidR="00D438A6">
              <w:rPr>
                <w:noProof/>
                <w:webHidden/>
              </w:rPr>
              <w:fldChar w:fldCharType="end"/>
            </w:r>
          </w:hyperlink>
        </w:p>
        <w:p w14:paraId="356E8403" w14:textId="2B6036D2" w:rsidR="00D438A6" w:rsidRDefault="00000000">
          <w:pPr>
            <w:pStyle w:val="Indholdsfortegnelse2"/>
            <w:tabs>
              <w:tab w:val="right" w:leader="dot" w:pos="13426"/>
            </w:tabs>
            <w:rPr>
              <w:noProof/>
              <w:color w:val="auto"/>
              <w:lang w:eastAsia="da-DK"/>
            </w:rPr>
          </w:pPr>
          <w:hyperlink w:anchor="_Toc68694254" w:history="1">
            <w:r w:rsidR="00D438A6" w:rsidRPr="00FE5FDB">
              <w:rPr>
                <w:rStyle w:val="Hyperlink"/>
                <w:noProof/>
              </w:rPr>
              <w:t>3.3 Kodelister (generel datamodel)</w:t>
            </w:r>
            <w:r w:rsidR="00D438A6">
              <w:rPr>
                <w:noProof/>
                <w:webHidden/>
              </w:rPr>
              <w:tab/>
            </w:r>
            <w:r w:rsidR="00D438A6">
              <w:rPr>
                <w:noProof/>
                <w:webHidden/>
              </w:rPr>
              <w:fldChar w:fldCharType="begin"/>
            </w:r>
            <w:r w:rsidR="00D438A6">
              <w:rPr>
                <w:noProof/>
                <w:webHidden/>
              </w:rPr>
              <w:instrText xml:space="preserve"> PAGEREF _Toc68694254 \h </w:instrText>
            </w:r>
            <w:r w:rsidR="00D438A6">
              <w:rPr>
                <w:noProof/>
                <w:webHidden/>
              </w:rPr>
            </w:r>
            <w:r w:rsidR="00D438A6">
              <w:rPr>
                <w:noProof/>
                <w:webHidden/>
              </w:rPr>
              <w:fldChar w:fldCharType="separate"/>
            </w:r>
            <w:r w:rsidR="003D3529">
              <w:rPr>
                <w:noProof/>
                <w:webHidden/>
              </w:rPr>
              <w:t>22</w:t>
            </w:r>
            <w:r w:rsidR="00D438A6">
              <w:rPr>
                <w:noProof/>
                <w:webHidden/>
              </w:rPr>
              <w:fldChar w:fldCharType="end"/>
            </w:r>
          </w:hyperlink>
        </w:p>
        <w:p w14:paraId="6BCB4469" w14:textId="6D24E627" w:rsidR="00D438A6" w:rsidRDefault="00000000">
          <w:pPr>
            <w:pStyle w:val="Indholdsfortegnelse3"/>
            <w:tabs>
              <w:tab w:val="right" w:leader="dot" w:pos="13426"/>
            </w:tabs>
            <w:rPr>
              <w:noProof/>
              <w:color w:val="auto"/>
              <w:lang w:eastAsia="da-DK"/>
            </w:rPr>
          </w:pPr>
          <w:hyperlink w:anchor="_Toc68694255" w:history="1">
            <w:r w:rsidR="00D438A6" w:rsidRPr="00FE5FDB">
              <w:rPr>
                <w:rStyle w:val="Hyperlink"/>
                <w:noProof/>
              </w:rPr>
              <w:t>3.3.1 Temaoversigt</w:t>
            </w:r>
            <w:r w:rsidR="00D438A6">
              <w:rPr>
                <w:noProof/>
                <w:webHidden/>
              </w:rPr>
              <w:tab/>
            </w:r>
            <w:r w:rsidR="00D438A6">
              <w:rPr>
                <w:noProof/>
                <w:webHidden/>
              </w:rPr>
              <w:fldChar w:fldCharType="begin"/>
            </w:r>
            <w:r w:rsidR="00D438A6">
              <w:rPr>
                <w:noProof/>
                <w:webHidden/>
              </w:rPr>
              <w:instrText xml:space="preserve"> PAGEREF _Toc68694255 \h </w:instrText>
            </w:r>
            <w:r w:rsidR="00D438A6">
              <w:rPr>
                <w:noProof/>
                <w:webHidden/>
              </w:rPr>
            </w:r>
            <w:r w:rsidR="00D438A6">
              <w:rPr>
                <w:noProof/>
                <w:webHidden/>
              </w:rPr>
              <w:fldChar w:fldCharType="separate"/>
            </w:r>
            <w:r w:rsidR="003D3529">
              <w:rPr>
                <w:noProof/>
                <w:webHidden/>
              </w:rPr>
              <w:t>22</w:t>
            </w:r>
            <w:r w:rsidR="00D438A6">
              <w:rPr>
                <w:noProof/>
                <w:webHidden/>
              </w:rPr>
              <w:fldChar w:fldCharType="end"/>
            </w:r>
          </w:hyperlink>
        </w:p>
        <w:p w14:paraId="700C6614" w14:textId="430CE766" w:rsidR="00D438A6" w:rsidRDefault="00000000">
          <w:pPr>
            <w:pStyle w:val="Indholdsfortegnelse3"/>
            <w:tabs>
              <w:tab w:val="right" w:leader="dot" w:pos="13426"/>
            </w:tabs>
            <w:rPr>
              <w:noProof/>
              <w:color w:val="auto"/>
              <w:lang w:eastAsia="da-DK"/>
            </w:rPr>
          </w:pPr>
          <w:hyperlink w:anchor="_Toc68694256" w:history="1">
            <w:r w:rsidR="00D438A6" w:rsidRPr="00FE5FDB">
              <w:rPr>
                <w:rStyle w:val="Hyperlink"/>
                <w:bCs/>
                <w:noProof/>
              </w:rPr>
              <w:t>3.3.2 Oprindelse (d_basis_oprindelse)</w:t>
            </w:r>
            <w:r w:rsidR="00D438A6">
              <w:rPr>
                <w:noProof/>
                <w:webHidden/>
              </w:rPr>
              <w:tab/>
            </w:r>
            <w:r w:rsidR="00D438A6">
              <w:rPr>
                <w:noProof/>
                <w:webHidden/>
              </w:rPr>
              <w:fldChar w:fldCharType="begin"/>
            </w:r>
            <w:r w:rsidR="00D438A6">
              <w:rPr>
                <w:noProof/>
                <w:webHidden/>
              </w:rPr>
              <w:instrText xml:space="preserve"> PAGEREF _Toc68694256 \h </w:instrText>
            </w:r>
            <w:r w:rsidR="00D438A6">
              <w:rPr>
                <w:noProof/>
                <w:webHidden/>
              </w:rPr>
            </w:r>
            <w:r w:rsidR="00D438A6">
              <w:rPr>
                <w:noProof/>
                <w:webHidden/>
              </w:rPr>
              <w:fldChar w:fldCharType="separate"/>
            </w:r>
            <w:r w:rsidR="003D3529">
              <w:rPr>
                <w:noProof/>
                <w:webHidden/>
              </w:rPr>
              <w:t>26</w:t>
            </w:r>
            <w:r w:rsidR="00D438A6">
              <w:rPr>
                <w:noProof/>
                <w:webHidden/>
              </w:rPr>
              <w:fldChar w:fldCharType="end"/>
            </w:r>
          </w:hyperlink>
        </w:p>
        <w:p w14:paraId="26B509E0" w14:textId="26D4F3B8" w:rsidR="00D438A6" w:rsidRDefault="00000000">
          <w:pPr>
            <w:pStyle w:val="Indholdsfortegnelse3"/>
            <w:tabs>
              <w:tab w:val="right" w:leader="dot" w:pos="13426"/>
            </w:tabs>
            <w:rPr>
              <w:noProof/>
              <w:color w:val="auto"/>
              <w:lang w:eastAsia="da-DK"/>
            </w:rPr>
          </w:pPr>
          <w:hyperlink w:anchor="_Toc68694257" w:history="1">
            <w:r w:rsidR="00D438A6" w:rsidRPr="00FE5FDB">
              <w:rPr>
                <w:rStyle w:val="Hyperlink"/>
                <w:bCs/>
                <w:noProof/>
              </w:rPr>
              <w:t>3.3.3 Status (d_basis_status)</w:t>
            </w:r>
            <w:r w:rsidR="00D438A6">
              <w:rPr>
                <w:noProof/>
                <w:webHidden/>
              </w:rPr>
              <w:tab/>
            </w:r>
            <w:r w:rsidR="00D438A6">
              <w:rPr>
                <w:noProof/>
                <w:webHidden/>
              </w:rPr>
              <w:fldChar w:fldCharType="begin"/>
            </w:r>
            <w:r w:rsidR="00D438A6">
              <w:rPr>
                <w:noProof/>
                <w:webHidden/>
              </w:rPr>
              <w:instrText xml:space="preserve"> PAGEREF _Toc68694257 \h </w:instrText>
            </w:r>
            <w:r w:rsidR="00D438A6">
              <w:rPr>
                <w:noProof/>
                <w:webHidden/>
              </w:rPr>
            </w:r>
            <w:r w:rsidR="00D438A6">
              <w:rPr>
                <w:noProof/>
                <w:webHidden/>
              </w:rPr>
              <w:fldChar w:fldCharType="separate"/>
            </w:r>
            <w:r w:rsidR="003D3529">
              <w:rPr>
                <w:noProof/>
                <w:webHidden/>
              </w:rPr>
              <w:t>26</w:t>
            </w:r>
            <w:r w:rsidR="00D438A6">
              <w:rPr>
                <w:noProof/>
                <w:webHidden/>
              </w:rPr>
              <w:fldChar w:fldCharType="end"/>
            </w:r>
          </w:hyperlink>
        </w:p>
        <w:p w14:paraId="0A488C8D" w14:textId="75FD25D8" w:rsidR="00D438A6" w:rsidRDefault="00000000">
          <w:pPr>
            <w:pStyle w:val="Indholdsfortegnelse3"/>
            <w:tabs>
              <w:tab w:val="right" w:leader="dot" w:pos="13426"/>
            </w:tabs>
            <w:rPr>
              <w:noProof/>
              <w:color w:val="auto"/>
              <w:lang w:eastAsia="da-DK"/>
            </w:rPr>
          </w:pPr>
          <w:hyperlink w:anchor="_Toc68694258" w:history="1">
            <w:r w:rsidR="00D438A6" w:rsidRPr="00FE5FDB">
              <w:rPr>
                <w:rStyle w:val="Hyperlink"/>
                <w:noProof/>
              </w:rPr>
              <w:t>3.3.4 Ansvarlig myndighed (d_basis_ansvarlig_myndighed)</w:t>
            </w:r>
            <w:r w:rsidR="00D438A6">
              <w:rPr>
                <w:noProof/>
                <w:webHidden/>
              </w:rPr>
              <w:tab/>
            </w:r>
            <w:r w:rsidR="00D438A6">
              <w:rPr>
                <w:noProof/>
                <w:webHidden/>
              </w:rPr>
              <w:fldChar w:fldCharType="begin"/>
            </w:r>
            <w:r w:rsidR="00D438A6">
              <w:rPr>
                <w:noProof/>
                <w:webHidden/>
              </w:rPr>
              <w:instrText xml:space="preserve"> PAGEREF _Toc68694258 \h </w:instrText>
            </w:r>
            <w:r w:rsidR="00D438A6">
              <w:rPr>
                <w:noProof/>
                <w:webHidden/>
              </w:rPr>
            </w:r>
            <w:r w:rsidR="00D438A6">
              <w:rPr>
                <w:noProof/>
                <w:webHidden/>
              </w:rPr>
              <w:fldChar w:fldCharType="separate"/>
            </w:r>
            <w:r w:rsidR="003D3529">
              <w:rPr>
                <w:noProof/>
                <w:webHidden/>
              </w:rPr>
              <w:t>27</w:t>
            </w:r>
            <w:r w:rsidR="00D438A6">
              <w:rPr>
                <w:noProof/>
                <w:webHidden/>
              </w:rPr>
              <w:fldChar w:fldCharType="end"/>
            </w:r>
          </w:hyperlink>
        </w:p>
        <w:p w14:paraId="1C44BD37" w14:textId="58CB7543" w:rsidR="00D438A6" w:rsidRDefault="00000000">
          <w:pPr>
            <w:pStyle w:val="Indholdsfortegnelse3"/>
            <w:tabs>
              <w:tab w:val="right" w:leader="dot" w:pos="13426"/>
            </w:tabs>
            <w:rPr>
              <w:noProof/>
              <w:color w:val="auto"/>
              <w:lang w:eastAsia="da-DK"/>
            </w:rPr>
          </w:pPr>
          <w:hyperlink w:anchor="_Toc68694259" w:history="1">
            <w:r w:rsidR="00D438A6" w:rsidRPr="00FE5FDB">
              <w:rPr>
                <w:rStyle w:val="Hyperlink"/>
                <w:bCs/>
                <w:noProof/>
              </w:rPr>
              <w:t>3.3.5 Offentlig (d_basis_offentlig)</w:t>
            </w:r>
            <w:r w:rsidR="00D438A6">
              <w:rPr>
                <w:noProof/>
                <w:webHidden/>
              </w:rPr>
              <w:tab/>
            </w:r>
            <w:r w:rsidR="00D438A6">
              <w:rPr>
                <w:noProof/>
                <w:webHidden/>
              </w:rPr>
              <w:fldChar w:fldCharType="begin"/>
            </w:r>
            <w:r w:rsidR="00D438A6">
              <w:rPr>
                <w:noProof/>
                <w:webHidden/>
              </w:rPr>
              <w:instrText xml:space="preserve"> PAGEREF _Toc68694259 \h </w:instrText>
            </w:r>
            <w:r w:rsidR="00D438A6">
              <w:rPr>
                <w:noProof/>
                <w:webHidden/>
              </w:rPr>
            </w:r>
            <w:r w:rsidR="00D438A6">
              <w:rPr>
                <w:noProof/>
                <w:webHidden/>
              </w:rPr>
              <w:fldChar w:fldCharType="separate"/>
            </w:r>
            <w:r w:rsidR="003D3529">
              <w:rPr>
                <w:noProof/>
                <w:webHidden/>
              </w:rPr>
              <w:t>28</w:t>
            </w:r>
            <w:r w:rsidR="00D438A6">
              <w:rPr>
                <w:noProof/>
                <w:webHidden/>
              </w:rPr>
              <w:fldChar w:fldCharType="end"/>
            </w:r>
          </w:hyperlink>
        </w:p>
        <w:p w14:paraId="141B9F1B" w14:textId="13F15E21" w:rsidR="00D438A6" w:rsidRDefault="00000000">
          <w:pPr>
            <w:pStyle w:val="Indholdsfortegnelse1"/>
            <w:tabs>
              <w:tab w:val="right" w:leader="dot" w:pos="13426"/>
            </w:tabs>
            <w:rPr>
              <w:noProof/>
              <w:color w:val="auto"/>
              <w:lang w:eastAsia="da-DK"/>
            </w:rPr>
          </w:pPr>
          <w:hyperlink w:anchor="_Toc68694260" w:history="1">
            <w:r w:rsidR="00D438A6" w:rsidRPr="00FE5FDB">
              <w:rPr>
                <w:rStyle w:val="Hyperlink"/>
                <w:noProof/>
              </w:rPr>
              <w:t>4. Standardiserede felter i temaspecifikke datamodeller (fælles-fælles)</w:t>
            </w:r>
            <w:r w:rsidR="00D438A6">
              <w:rPr>
                <w:noProof/>
                <w:webHidden/>
              </w:rPr>
              <w:tab/>
            </w:r>
            <w:r w:rsidR="00D438A6">
              <w:rPr>
                <w:noProof/>
                <w:webHidden/>
              </w:rPr>
              <w:fldChar w:fldCharType="begin"/>
            </w:r>
            <w:r w:rsidR="00D438A6">
              <w:rPr>
                <w:noProof/>
                <w:webHidden/>
              </w:rPr>
              <w:instrText xml:space="preserve"> PAGEREF _Toc68694260 \h </w:instrText>
            </w:r>
            <w:r w:rsidR="00D438A6">
              <w:rPr>
                <w:noProof/>
                <w:webHidden/>
              </w:rPr>
            </w:r>
            <w:r w:rsidR="00D438A6">
              <w:rPr>
                <w:noProof/>
                <w:webHidden/>
              </w:rPr>
              <w:fldChar w:fldCharType="separate"/>
            </w:r>
            <w:r w:rsidR="003D3529">
              <w:rPr>
                <w:noProof/>
                <w:webHidden/>
              </w:rPr>
              <w:t>29</w:t>
            </w:r>
            <w:r w:rsidR="00D438A6">
              <w:rPr>
                <w:noProof/>
                <w:webHidden/>
              </w:rPr>
              <w:fldChar w:fldCharType="end"/>
            </w:r>
          </w:hyperlink>
        </w:p>
        <w:p w14:paraId="02B38429" w14:textId="1013162F" w:rsidR="00D438A6" w:rsidRDefault="00000000">
          <w:pPr>
            <w:pStyle w:val="Indholdsfortegnelse2"/>
            <w:tabs>
              <w:tab w:val="right" w:leader="dot" w:pos="13426"/>
            </w:tabs>
            <w:rPr>
              <w:noProof/>
              <w:color w:val="auto"/>
              <w:lang w:eastAsia="da-DK"/>
            </w:rPr>
          </w:pPr>
          <w:hyperlink w:anchor="_Toc68694261" w:history="1">
            <w:r w:rsidR="00D438A6" w:rsidRPr="00FE5FDB">
              <w:rPr>
                <w:rStyle w:val="Hyperlink"/>
                <w:noProof/>
              </w:rPr>
              <w:t>4.1 Standardiserede felter til de temaspecifikke datamodeller</w:t>
            </w:r>
            <w:r w:rsidR="00D438A6">
              <w:rPr>
                <w:noProof/>
                <w:webHidden/>
              </w:rPr>
              <w:tab/>
            </w:r>
            <w:r w:rsidR="00D438A6">
              <w:rPr>
                <w:noProof/>
                <w:webHidden/>
              </w:rPr>
              <w:fldChar w:fldCharType="begin"/>
            </w:r>
            <w:r w:rsidR="00D438A6">
              <w:rPr>
                <w:noProof/>
                <w:webHidden/>
              </w:rPr>
              <w:instrText xml:space="preserve"> PAGEREF _Toc68694261 \h </w:instrText>
            </w:r>
            <w:r w:rsidR="00D438A6">
              <w:rPr>
                <w:noProof/>
                <w:webHidden/>
              </w:rPr>
            </w:r>
            <w:r w:rsidR="00D438A6">
              <w:rPr>
                <w:noProof/>
                <w:webHidden/>
              </w:rPr>
              <w:fldChar w:fldCharType="separate"/>
            </w:r>
            <w:r w:rsidR="003D3529">
              <w:rPr>
                <w:noProof/>
                <w:webHidden/>
              </w:rPr>
              <w:t>29</w:t>
            </w:r>
            <w:r w:rsidR="00D438A6">
              <w:rPr>
                <w:noProof/>
                <w:webHidden/>
              </w:rPr>
              <w:fldChar w:fldCharType="end"/>
            </w:r>
          </w:hyperlink>
        </w:p>
        <w:p w14:paraId="3BE1D8F5" w14:textId="01BEC7C0" w:rsidR="00D438A6" w:rsidRDefault="00000000">
          <w:pPr>
            <w:pStyle w:val="Indholdsfortegnelse2"/>
            <w:tabs>
              <w:tab w:val="right" w:leader="dot" w:pos="13426"/>
            </w:tabs>
            <w:rPr>
              <w:noProof/>
              <w:color w:val="auto"/>
              <w:lang w:eastAsia="da-DK"/>
            </w:rPr>
          </w:pPr>
          <w:hyperlink w:anchor="_Toc68694262" w:history="1">
            <w:r w:rsidR="00D438A6" w:rsidRPr="00FE5FDB">
              <w:rPr>
                <w:rStyle w:val="Hyperlink"/>
                <w:noProof/>
              </w:rPr>
              <w:t>4.2 Forklaring til felter</w:t>
            </w:r>
            <w:r w:rsidR="00D438A6">
              <w:rPr>
                <w:noProof/>
                <w:webHidden/>
              </w:rPr>
              <w:tab/>
            </w:r>
            <w:r w:rsidR="00D438A6">
              <w:rPr>
                <w:noProof/>
                <w:webHidden/>
              </w:rPr>
              <w:fldChar w:fldCharType="begin"/>
            </w:r>
            <w:r w:rsidR="00D438A6">
              <w:rPr>
                <w:noProof/>
                <w:webHidden/>
              </w:rPr>
              <w:instrText xml:space="preserve"> PAGEREF _Toc68694262 \h </w:instrText>
            </w:r>
            <w:r w:rsidR="00D438A6">
              <w:rPr>
                <w:noProof/>
                <w:webHidden/>
              </w:rPr>
            </w:r>
            <w:r w:rsidR="00D438A6">
              <w:rPr>
                <w:noProof/>
                <w:webHidden/>
              </w:rPr>
              <w:fldChar w:fldCharType="separate"/>
            </w:r>
            <w:r w:rsidR="003D3529">
              <w:rPr>
                <w:noProof/>
                <w:webHidden/>
              </w:rPr>
              <w:t>32</w:t>
            </w:r>
            <w:r w:rsidR="00D438A6">
              <w:rPr>
                <w:noProof/>
                <w:webHidden/>
              </w:rPr>
              <w:fldChar w:fldCharType="end"/>
            </w:r>
          </w:hyperlink>
        </w:p>
        <w:p w14:paraId="624D1475" w14:textId="507026A7" w:rsidR="00D438A6" w:rsidRDefault="00000000">
          <w:pPr>
            <w:pStyle w:val="Indholdsfortegnelse2"/>
            <w:tabs>
              <w:tab w:val="right" w:leader="dot" w:pos="13426"/>
            </w:tabs>
            <w:rPr>
              <w:noProof/>
              <w:color w:val="auto"/>
              <w:lang w:eastAsia="da-DK"/>
            </w:rPr>
          </w:pPr>
          <w:hyperlink w:anchor="_Toc68694263" w:history="1">
            <w:r w:rsidR="00D438A6" w:rsidRPr="00FE5FDB">
              <w:rPr>
                <w:rStyle w:val="Hyperlink"/>
                <w:noProof/>
              </w:rPr>
              <w:t>4.3 Kodelister (Standardiserede felter i datasæt specifikke datamodeller)</w:t>
            </w:r>
            <w:r w:rsidR="00D438A6">
              <w:rPr>
                <w:noProof/>
                <w:webHidden/>
              </w:rPr>
              <w:tab/>
            </w:r>
            <w:r w:rsidR="00D438A6">
              <w:rPr>
                <w:noProof/>
                <w:webHidden/>
              </w:rPr>
              <w:fldChar w:fldCharType="begin"/>
            </w:r>
            <w:r w:rsidR="00D438A6">
              <w:rPr>
                <w:noProof/>
                <w:webHidden/>
              </w:rPr>
              <w:instrText xml:space="preserve"> PAGEREF _Toc68694263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4216BB19" w14:textId="64195016" w:rsidR="00D438A6" w:rsidRDefault="00000000">
          <w:pPr>
            <w:pStyle w:val="Indholdsfortegnelse3"/>
            <w:tabs>
              <w:tab w:val="right" w:leader="dot" w:pos="13426"/>
            </w:tabs>
            <w:rPr>
              <w:noProof/>
              <w:color w:val="auto"/>
              <w:lang w:eastAsia="da-DK"/>
            </w:rPr>
          </w:pPr>
          <w:hyperlink w:anchor="_Toc68694264" w:history="1">
            <w:r w:rsidR="00D438A6" w:rsidRPr="00FE5FDB">
              <w:rPr>
                <w:rStyle w:val="Hyperlink"/>
                <w:noProof/>
              </w:rPr>
              <w:t>4.3.1 Ja_Nej (d_basis_ja_nej)</w:t>
            </w:r>
            <w:r w:rsidR="00D438A6">
              <w:rPr>
                <w:noProof/>
                <w:webHidden/>
              </w:rPr>
              <w:tab/>
            </w:r>
            <w:r w:rsidR="00D438A6">
              <w:rPr>
                <w:noProof/>
                <w:webHidden/>
              </w:rPr>
              <w:fldChar w:fldCharType="begin"/>
            </w:r>
            <w:r w:rsidR="00D438A6">
              <w:rPr>
                <w:noProof/>
                <w:webHidden/>
              </w:rPr>
              <w:instrText xml:space="preserve"> PAGEREF _Toc68694264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7D148BD0" w14:textId="52E73F75" w:rsidR="00D438A6" w:rsidRDefault="00000000">
          <w:pPr>
            <w:pStyle w:val="Indholdsfortegnelse3"/>
            <w:tabs>
              <w:tab w:val="right" w:leader="dot" w:pos="13426"/>
            </w:tabs>
            <w:rPr>
              <w:noProof/>
              <w:color w:val="auto"/>
              <w:lang w:eastAsia="da-DK"/>
            </w:rPr>
          </w:pPr>
          <w:hyperlink w:anchor="_Toc68694265" w:history="1">
            <w:r w:rsidR="00D438A6" w:rsidRPr="00FE5FDB">
              <w:rPr>
                <w:rStyle w:val="Hyperlink"/>
                <w:noProof/>
              </w:rPr>
              <w:t>4.3.2 Ejerstatus (d_basis_ejerstatus)</w:t>
            </w:r>
            <w:r w:rsidR="00D438A6">
              <w:rPr>
                <w:noProof/>
                <w:webHidden/>
              </w:rPr>
              <w:tab/>
            </w:r>
            <w:r w:rsidR="00D438A6">
              <w:rPr>
                <w:noProof/>
                <w:webHidden/>
              </w:rPr>
              <w:fldChar w:fldCharType="begin"/>
            </w:r>
            <w:r w:rsidR="00D438A6">
              <w:rPr>
                <w:noProof/>
                <w:webHidden/>
              </w:rPr>
              <w:instrText xml:space="preserve"> PAGEREF _Toc68694265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1844B3AF" w14:textId="49BD52E6" w:rsidR="00D438A6" w:rsidRDefault="00000000">
          <w:pPr>
            <w:pStyle w:val="Indholdsfortegnelse3"/>
            <w:tabs>
              <w:tab w:val="right" w:leader="dot" w:pos="13426"/>
            </w:tabs>
            <w:rPr>
              <w:noProof/>
              <w:color w:val="auto"/>
              <w:lang w:eastAsia="da-DK"/>
            </w:rPr>
          </w:pPr>
          <w:hyperlink w:anchor="_Toc68694266" w:history="1">
            <w:r w:rsidR="00D438A6" w:rsidRPr="00FE5FDB">
              <w:rPr>
                <w:rStyle w:val="Hyperlink"/>
                <w:noProof/>
              </w:rPr>
              <w:t>4.3.3 Tilstand (d_basis_tilstand)</w:t>
            </w:r>
            <w:r w:rsidR="00D438A6">
              <w:rPr>
                <w:noProof/>
                <w:webHidden/>
              </w:rPr>
              <w:tab/>
            </w:r>
            <w:r w:rsidR="00D438A6">
              <w:rPr>
                <w:noProof/>
                <w:webHidden/>
              </w:rPr>
              <w:fldChar w:fldCharType="begin"/>
            </w:r>
            <w:r w:rsidR="00D438A6">
              <w:rPr>
                <w:noProof/>
                <w:webHidden/>
              </w:rPr>
              <w:instrText xml:space="preserve"> PAGEREF _Toc68694266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1EAE03A3" w14:textId="5BACB5E9" w:rsidR="00D438A6" w:rsidRDefault="00000000">
          <w:pPr>
            <w:pStyle w:val="Indholdsfortegnelse3"/>
            <w:tabs>
              <w:tab w:val="right" w:leader="dot" w:pos="13426"/>
            </w:tabs>
            <w:rPr>
              <w:noProof/>
              <w:color w:val="auto"/>
              <w:lang w:eastAsia="da-DK"/>
            </w:rPr>
          </w:pPr>
          <w:hyperlink w:anchor="_Toc68694267" w:history="1">
            <w:r w:rsidR="00D438A6" w:rsidRPr="00FE5FDB">
              <w:rPr>
                <w:rStyle w:val="Hyperlink"/>
                <w:noProof/>
              </w:rPr>
              <w:t>4.3.4 Vejkode/-navn (d_vejnavn)</w:t>
            </w:r>
            <w:r w:rsidR="00D438A6">
              <w:rPr>
                <w:noProof/>
                <w:webHidden/>
              </w:rPr>
              <w:tab/>
            </w:r>
            <w:r w:rsidR="00D438A6">
              <w:rPr>
                <w:noProof/>
                <w:webHidden/>
              </w:rPr>
              <w:fldChar w:fldCharType="begin"/>
            </w:r>
            <w:r w:rsidR="00D438A6">
              <w:rPr>
                <w:noProof/>
                <w:webHidden/>
              </w:rPr>
              <w:instrText xml:space="preserve"> PAGEREF _Toc68694267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14CE4D7F" w14:textId="1E840167" w:rsidR="00D438A6" w:rsidRDefault="00000000">
          <w:pPr>
            <w:pStyle w:val="Indholdsfortegnelse3"/>
            <w:tabs>
              <w:tab w:val="right" w:leader="dot" w:pos="13426"/>
            </w:tabs>
            <w:rPr>
              <w:noProof/>
              <w:color w:val="auto"/>
              <w:lang w:eastAsia="da-DK"/>
            </w:rPr>
          </w:pPr>
          <w:hyperlink w:anchor="_Toc68694268" w:history="1">
            <w:r w:rsidR="00D438A6" w:rsidRPr="00FE5FDB">
              <w:rPr>
                <w:rStyle w:val="Hyperlink"/>
                <w:noProof/>
              </w:rPr>
              <w:t>4.3.6 Sag_Status (d_basis_sag_status)</w:t>
            </w:r>
            <w:r w:rsidR="00D438A6">
              <w:rPr>
                <w:noProof/>
                <w:webHidden/>
              </w:rPr>
              <w:tab/>
            </w:r>
            <w:r w:rsidR="00D438A6">
              <w:rPr>
                <w:noProof/>
                <w:webHidden/>
              </w:rPr>
              <w:fldChar w:fldCharType="begin"/>
            </w:r>
            <w:r w:rsidR="00D438A6">
              <w:rPr>
                <w:noProof/>
                <w:webHidden/>
              </w:rPr>
              <w:instrText xml:space="preserve"> PAGEREF _Toc68694268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497FCD57" w14:textId="4FD74C2F" w:rsidR="00D438A6" w:rsidRDefault="00000000">
          <w:pPr>
            <w:pStyle w:val="Indholdsfortegnelse3"/>
            <w:tabs>
              <w:tab w:val="right" w:leader="dot" w:pos="13426"/>
            </w:tabs>
            <w:rPr>
              <w:noProof/>
              <w:color w:val="auto"/>
              <w:lang w:eastAsia="da-DK"/>
            </w:rPr>
          </w:pPr>
          <w:hyperlink w:anchor="_Toc68694269" w:history="1">
            <w:r w:rsidR="00D438A6" w:rsidRPr="00FE5FDB">
              <w:rPr>
                <w:rStyle w:val="Hyperlink"/>
                <w:noProof/>
              </w:rPr>
              <w:t>4.3.7 DVFI_Bedømmelse (d_basis_dvfi_bedoemmelse)</w:t>
            </w:r>
            <w:r w:rsidR="00D438A6">
              <w:rPr>
                <w:noProof/>
                <w:webHidden/>
              </w:rPr>
              <w:tab/>
            </w:r>
            <w:r w:rsidR="00D438A6">
              <w:rPr>
                <w:noProof/>
                <w:webHidden/>
              </w:rPr>
              <w:fldChar w:fldCharType="begin"/>
            </w:r>
            <w:r w:rsidR="00D438A6">
              <w:rPr>
                <w:noProof/>
                <w:webHidden/>
              </w:rPr>
              <w:instrText xml:space="preserve"> PAGEREF _Toc68694269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46F55208" w14:textId="3CDB5D82" w:rsidR="00D438A6" w:rsidRDefault="00000000">
          <w:pPr>
            <w:pStyle w:val="Indholdsfortegnelse3"/>
            <w:tabs>
              <w:tab w:val="right" w:leader="dot" w:pos="13426"/>
            </w:tabs>
            <w:rPr>
              <w:noProof/>
              <w:color w:val="auto"/>
              <w:lang w:eastAsia="da-DK"/>
            </w:rPr>
          </w:pPr>
          <w:hyperlink w:anchor="_Toc68694270" w:history="1">
            <w:r w:rsidR="00D438A6" w:rsidRPr="00FE5FDB">
              <w:rPr>
                <w:rStyle w:val="Hyperlink"/>
                <w:noProof/>
              </w:rPr>
              <w:t>4.3.8 Trussel_vand (d_basis_trussel_vand)</w:t>
            </w:r>
            <w:r w:rsidR="00D438A6">
              <w:rPr>
                <w:noProof/>
                <w:webHidden/>
              </w:rPr>
              <w:tab/>
            </w:r>
            <w:r w:rsidR="00D438A6">
              <w:rPr>
                <w:noProof/>
                <w:webHidden/>
              </w:rPr>
              <w:fldChar w:fldCharType="begin"/>
            </w:r>
            <w:r w:rsidR="00D438A6">
              <w:rPr>
                <w:noProof/>
                <w:webHidden/>
              </w:rPr>
              <w:instrText xml:space="preserve"> PAGEREF _Toc68694270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4C58C510" w14:textId="5F8B1848" w:rsidR="00D438A6" w:rsidRDefault="00000000">
          <w:pPr>
            <w:pStyle w:val="Indholdsfortegnelse3"/>
            <w:tabs>
              <w:tab w:val="right" w:leader="dot" w:pos="13426"/>
            </w:tabs>
            <w:rPr>
              <w:noProof/>
              <w:color w:val="auto"/>
              <w:lang w:eastAsia="da-DK"/>
            </w:rPr>
          </w:pPr>
          <w:hyperlink w:anchor="_Toc68694271" w:history="1">
            <w:r w:rsidR="00D438A6" w:rsidRPr="00FE5FDB">
              <w:rPr>
                <w:rStyle w:val="Hyperlink"/>
                <w:noProof/>
              </w:rPr>
              <w:t>4.3.9 Planstatus (d_basis_ planstatus)</w:t>
            </w:r>
            <w:r w:rsidR="00D438A6">
              <w:rPr>
                <w:noProof/>
                <w:webHidden/>
              </w:rPr>
              <w:tab/>
            </w:r>
            <w:r w:rsidR="00D438A6">
              <w:rPr>
                <w:noProof/>
                <w:webHidden/>
              </w:rPr>
              <w:fldChar w:fldCharType="begin"/>
            </w:r>
            <w:r w:rsidR="00D438A6">
              <w:rPr>
                <w:noProof/>
                <w:webHidden/>
              </w:rPr>
              <w:instrText xml:space="preserve"> PAGEREF _Toc68694271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048CCD95" w14:textId="11AF99E6" w:rsidR="00D438A6" w:rsidRDefault="00000000">
          <w:pPr>
            <w:pStyle w:val="Indholdsfortegnelse3"/>
            <w:tabs>
              <w:tab w:val="right" w:leader="dot" w:pos="13426"/>
            </w:tabs>
            <w:rPr>
              <w:noProof/>
              <w:color w:val="auto"/>
              <w:lang w:eastAsia="da-DK"/>
            </w:rPr>
          </w:pPr>
          <w:hyperlink w:anchor="_Toc68694272" w:history="1">
            <w:r w:rsidR="00D438A6" w:rsidRPr="00FE5FDB">
              <w:rPr>
                <w:rStyle w:val="Hyperlink"/>
                <w:noProof/>
              </w:rPr>
              <w:t>4.3.10 Hastighed (d_basis_ hastighed)</w:t>
            </w:r>
            <w:r w:rsidR="00D438A6">
              <w:rPr>
                <w:noProof/>
                <w:webHidden/>
              </w:rPr>
              <w:tab/>
            </w:r>
            <w:r w:rsidR="00D438A6">
              <w:rPr>
                <w:noProof/>
                <w:webHidden/>
              </w:rPr>
              <w:fldChar w:fldCharType="begin"/>
            </w:r>
            <w:r w:rsidR="00D438A6">
              <w:rPr>
                <w:noProof/>
                <w:webHidden/>
              </w:rPr>
              <w:instrText xml:space="preserve"> PAGEREF _Toc68694272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28B78DA5" w14:textId="2A35BB45" w:rsidR="00D438A6" w:rsidRDefault="00000000">
          <w:pPr>
            <w:pStyle w:val="Indholdsfortegnelse3"/>
            <w:tabs>
              <w:tab w:val="right" w:leader="dot" w:pos="13426"/>
            </w:tabs>
            <w:rPr>
              <w:noProof/>
              <w:color w:val="auto"/>
              <w:lang w:eastAsia="da-DK"/>
            </w:rPr>
          </w:pPr>
          <w:hyperlink w:anchor="_Toc68694273" w:history="1">
            <w:r w:rsidR="00D438A6" w:rsidRPr="00FE5FDB">
              <w:rPr>
                <w:rStyle w:val="Hyperlink"/>
                <w:noProof/>
              </w:rPr>
              <w:t>4.3.11 Afstemningsområde_nr/navn (d_basis_afstemningsomraade)</w:t>
            </w:r>
            <w:r w:rsidR="00D438A6">
              <w:rPr>
                <w:noProof/>
                <w:webHidden/>
              </w:rPr>
              <w:tab/>
            </w:r>
            <w:r w:rsidR="00D438A6">
              <w:rPr>
                <w:noProof/>
                <w:webHidden/>
              </w:rPr>
              <w:fldChar w:fldCharType="begin"/>
            </w:r>
            <w:r w:rsidR="00D438A6">
              <w:rPr>
                <w:noProof/>
                <w:webHidden/>
              </w:rPr>
              <w:instrText xml:space="preserve"> PAGEREF _Toc68694273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24C1B57B" w14:textId="33B0CA5B" w:rsidR="00D438A6" w:rsidRDefault="00000000">
          <w:pPr>
            <w:pStyle w:val="Indholdsfortegnelse3"/>
            <w:tabs>
              <w:tab w:val="right" w:leader="dot" w:pos="13426"/>
            </w:tabs>
            <w:rPr>
              <w:noProof/>
              <w:color w:val="auto"/>
              <w:lang w:eastAsia="da-DK"/>
            </w:rPr>
          </w:pPr>
          <w:hyperlink w:anchor="_Toc68694274" w:history="1">
            <w:r w:rsidR="00D438A6" w:rsidRPr="00FE5FDB">
              <w:rPr>
                <w:rStyle w:val="Hyperlink"/>
                <w:noProof/>
              </w:rPr>
              <w:t>4.3.14 Postnr (d_basis_ postnr)</w:t>
            </w:r>
            <w:r w:rsidR="00D438A6">
              <w:rPr>
                <w:noProof/>
                <w:webHidden/>
              </w:rPr>
              <w:tab/>
            </w:r>
            <w:r w:rsidR="00D438A6">
              <w:rPr>
                <w:noProof/>
                <w:webHidden/>
              </w:rPr>
              <w:fldChar w:fldCharType="begin"/>
            </w:r>
            <w:r w:rsidR="00D438A6">
              <w:rPr>
                <w:noProof/>
                <w:webHidden/>
              </w:rPr>
              <w:instrText xml:space="preserve"> PAGEREF _Toc68694274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365BEE8D" w14:textId="33496DAD" w:rsidR="00D438A6" w:rsidRDefault="00000000">
          <w:pPr>
            <w:pStyle w:val="Indholdsfortegnelse3"/>
            <w:tabs>
              <w:tab w:val="right" w:leader="dot" w:pos="13426"/>
            </w:tabs>
            <w:rPr>
              <w:noProof/>
              <w:color w:val="auto"/>
              <w:lang w:eastAsia="da-DK"/>
            </w:rPr>
          </w:pPr>
          <w:hyperlink w:anchor="_Toc68694275" w:history="1">
            <w:r w:rsidR="00D438A6" w:rsidRPr="00FE5FDB">
              <w:rPr>
                <w:rStyle w:val="Hyperlink"/>
                <w:noProof/>
              </w:rPr>
              <w:t>4.3.15 Funktionsstatus (d_basis_funktionsstatus)</w:t>
            </w:r>
            <w:r w:rsidR="00D438A6">
              <w:rPr>
                <w:noProof/>
                <w:webHidden/>
              </w:rPr>
              <w:tab/>
            </w:r>
            <w:r w:rsidR="00D438A6">
              <w:rPr>
                <w:noProof/>
                <w:webHidden/>
              </w:rPr>
              <w:fldChar w:fldCharType="begin"/>
            </w:r>
            <w:r w:rsidR="00D438A6">
              <w:rPr>
                <w:noProof/>
                <w:webHidden/>
              </w:rPr>
              <w:instrText xml:space="preserve"> PAGEREF _Toc68694275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7FDB59E8" w14:textId="05060888" w:rsidR="00D438A6" w:rsidRDefault="00000000">
          <w:pPr>
            <w:pStyle w:val="Indholdsfortegnelse3"/>
            <w:tabs>
              <w:tab w:val="right" w:leader="dot" w:pos="13426"/>
            </w:tabs>
            <w:rPr>
              <w:noProof/>
              <w:color w:val="auto"/>
              <w:lang w:eastAsia="da-DK"/>
            </w:rPr>
          </w:pPr>
          <w:hyperlink w:anchor="_Toc68694276" w:history="1">
            <w:r w:rsidR="00D438A6" w:rsidRPr="00FE5FDB">
              <w:rPr>
                <w:rStyle w:val="Hyperlink"/>
                <w:noProof/>
              </w:rPr>
              <w:t>4.3.16 Magasin (d_basis_magasin)</w:t>
            </w:r>
            <w:r w:rsidR="00D438A6">
              <w:rPr>
                <w:noProof/>
                <w:webHidden/>
              </w:rPr>
              <w:tab/>
            </w:r>
            <w:r w:rsidR="00D438A6">
              <w:rPr>
                <w:noProof/>
                <w:webHidden/>
              </w:rPr>
              <w:fldChar w:fldCharType="begin"/>
            </w:r>
            <w:r w:rsidR="00D438A6">
              <w:rPr>
                <w:noProof/>
                <w:webHidden/>
              </w:rPr>
              <w:instrText xml:space="preserve"> PAGEREF _Toc68694276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1D150C73" w14:textId="3A1D5AD0" w:rsidR="00D438A6" w:rsidRDefault="00000000">
          <w:pPr>
            <w:pStyle w:val="Indholdsfortegnelse3"/>
            <w:tabs>
              <w:tab w:val="right" w:leader="dot" w:pos="13426"/>
            </w:tabs>
            <w:rPr>
              <w:noProof/>
              <w:color w:val="auto"/>
              <w:lang w:eastAsia="da-DK"/>
            </w:rPr>
          </w:pPr>
          <w:hyperlink w:anchor="_Toc68694277" w:history="1">
            <w:r w:rsidR="00D438A6" w:rsidRPr="00FE5FDB">
              <w:rPr>
                <w:rStyle w:val="Hyperlink"/>
                <w:noProof/>
              </w:rPr>
              <w:t>4.3.17 Fors_omr_type (d_basis_fors_omr_type)</w:t>
            </w:r>
            <w:r w:rsidR="00D438A6">
              <w:rPr>
                <w:noProof/>
                <w:webHidden/>
              </w:rPr>
              <w:tab/>
            </w:r>
            <w:r w:rsidR="00D438A6">
              <w:rPr>
                <w:noProof/>
                <w:webHidden/>
              </w:rPr>
              <w:fldChar w:fldCharType="begin"/>
            </w:r>
            <w:r w:rsidR="00D438A6">
              <w:rPr>
                <w:noProof/>
                <w:webHidden/>
              </w:rPr>
              <w:instrText xml:space="preserve"> PAGEREF _Toc68694277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4B8B524C" w14:textId="74028B59" w:rsidR="00D438A6" w:rsidRDefault="00000000">
          <w:pPr>
            <w:pStyle w:val="Indholdsfortegnelse3"/>
            <w:tabs>
              <w:tab w:val="right" w:leader="dot" w:pos="13426"/>
            </w:tabs>
            <w:rPr>
              <w:noProof/>
              <w:color w:val="auto"/>
              <w:lang w:eastAsia="da-DK"/>
            </w:rPr>
          </w:pPr>
          <w:hyperlink w:anchor="_Toc68694278" w:history="1">
            <w:r w:rsidR="00D438A6" w:rsidRPr="00FE5FDB">
              <w:rPr>
                <w:rStyle w:val="Hyperlink"/>
                <w:noProof/>
              </w:rPr>
              <w:t>4.3.18 Område (d_basis_omraade)</w:t>
            </w:r>
            <w:r w:rsidR="00D438A6">
              <w:rPr>
                <w:noProof/>
                <w:webHidden/>
              </w:rPr>
              <w:tab/>
            </w:r>
            <w:r w:rsidR="00D438A6">
              <w:rPr>
                <w:noProof/>
                <w:webHidden/>
              </w:rPr>
              <w:fldChar w:fldCharType="begin"/>
            </w:r>
            <w:r w:rsidR="00D438A6">
              <w:rPr>
                <w:noProof/>
                <w:webHidden/>
              </w:rPr>
              <w:instrText xml:space="preserve"> PAGEREF _Toc68694278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3AE10221" w14:textId="062650C4" w:rsidR="00D438A6" w:rsidRDefault="00000000">
          <w:pPr>
            <w:pStyle w:val="Indholdsfortegnelse3"/>
            <w:tabs>
              <w:tab w:val="right" w:leader="dot" w:pos="13426"/>
            </w:tabs>
            <w:rPr>
              <w:noProof/>
              <w:color w:val="auto"/>
              <w:lang w:eastAsia="da-DK"/>
            </w:rPr>
          </w:pPr>
          <w:hyperlink w:anchor="_Toc68694279" w:history="1">
            <w:r w:rsidR="00D438A6" w:rsidRPr="00FE5FDB">
              <w:rPr>
                <w:rStyle w:val="Hyperlink"/>
                <w:noProof/>
              </w:rPr>
              <w:t>4.3.19 Vandv_nr (d_basis_vandv_nr)</w:t>
            </w:r>
            <w:r w:rsidR="00D438A6">
              <w:rPr>
                <w:noProof/>
                <w:webHidden/>
              </w:rPr>
              <w:tab/>
            </w:r>
            <w:r w:rsidR="00D438A6">
              <w:rPr>
                <w:noProof/>
                <w:webHidden/>
              </w:rPr>
              <w:fldChar w:fldCharType="begin"/>
            </w:r>
            <w:r w:rsidR="00D438A6">
              <w:rPr>
                <w:noProof/>
                <w:webHidden/>
              </w:rPr>
              <w:instrText xml:space="preserve"> PAGEREF _Toc68694279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651B81A1" w14:textId="0337F64B" w:rsidR="00D438A6" w:rsidRDefault="00000000">
          <w:pPr>
            <w:pStyle w:val="Indholdsfortegnelse3"/>
            <w:tabs>
              <w:tab w:val="right" w:leader="dot" w:pos="13426"/>
            </w:tabs>
            <w:rPr>
              <w:noProof/>
              <w:color w:val="auto"/>
              <w:lang w:eastAsia="da-DK"/>
            </w:rPr>
          </w:pPr>
          <w:hyperlink w:anchor="_Toc68694280" w:history="1">
            <w:r w:rsidR="00D438A6" w:rsidRPr="00FE5FDB">
              <w:rPr>
                <w:rStyle w:val="Hyperlink"/>
                <w:noProof/>
              </w:rPr>
              <w:t>4.3.20 Driftniv  (d_basis_driftniv)</w:t>
            </w:r>
            <w:r w:rsidR="00D438A6">
              <w:rPr>
                <w:noProof/>
                <w:webHidden/>
              </w:rPr>
              <w:tab/>
            </w:r>
            <w:r w:rsidR="00D438A6">
              <w:rPr>
                <w:noProof/>
                <w:webHidden/>
              </w:rPr>
              <w:fldChar w:fldCharType="begin"/>
            </w:r>
            <w:r w:rsidR="00D438A6">
              <w:rPr>
                <w:noProof/>
                <w:webHidden/>
              </w:rPr>
              <w:instrText xml:space="preserve"> PAGEREF _Toc68694280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6B48EEED" w14:textId="6484244C" w:rsidR="00D438A6" w:rsidRDefault="00000000">
          <w:pPr>
            <w:pStyle w:val="Indholdsfortegnelse3"/>
            <w:tabs>
              <w:tab w:val="right" w:leader="dot" w:pos="13426"/>
            </w:tabs>
            <w:rPr>
              <w:noProof/>
              <w:color w:val="auto"/>
              <w:lang w:eastAsia="da-DK"/>
            </w:rPr>
          </w:pPr>
          <w:hyperlink w:anchor="_Toc68694281" w:history="1">
            <w:r w:rsidR="00D438A6" w:rsidRPr="00FE5FDB">
              <w:rPr>
                <w:rStyle w:val="Hyperlink"/>
                <w:noProof/>
              </w:rPr>
              <w:t>4.3.21 Ukrudtsbek (d_basis_ukrudtsbek)</w:t>
            </w:r>
            <w:r w:rsidR="00D438A6">
              <w:rPr>
                <w:noProof/>
                <w:webHidden/>
              </w:rPr>
              <w:tab/>
            </w:r>
            <w:r w:rsidR="00D438A6">
              <w:rPr>
                <w:noProof/>
                <w:webHidden/>
              </w:rPr>
              <w:fldChar w:fldCharType="begin"/>
            </w:r>
            <w:r w:rsidR="00D438A6">
              <w:rPr>
                <w:noProof/>
                <w:webHidden/>
              </w:rPr>
              <w:instrText xml:space="preserve"> PAGEREF _Toc68694281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6802FA73" w14:textId="672E0252" w:rsidR="00D438A6" w:rsidRDefault="00000000">
          <w:pPr>
            <w:pStyle w:val="Indholdsfortegnelse3"/>
            <w:tabs>
              <w:tab w:val="right" w:leader="dot" w:pos="13426"/>
            </w:tabs>
            <w:rPr>
              <w:noProof/>
              <w:color w:val="auto"/>
              <w:lang w:eastAsia="da-DK"/>
            </w:rPr>
          </w:pPr>
          <w:hyperlink w:anchor="_Toc68694282" w:history="1">
            <w:r w:rsidR="00D438A6" w:rsidRPr="00FE5FDB">
              <w:rPr>
                <w:rStyle w:val="Hyperlink"/>
                <w:noProof/>
              </w:rPr>
              <w:t>4.3.22 Antal</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(d_basis_antal)</w:t>
            </w:r>
            <w:r w:rsidR="00D438A6">
              <w:rPr>
                <w:noProof/>
                <w:webHidden/>
              </w:rPr>
              <w:tab/>
            </w:r>
            <w:r w:rsidR="00D438A6">
              <w:rPr>
                <w:noProof/>
                <w:webHidden/>
              </w:rPr>
              <w:fldChar w:fldCharType="begin"/>
            </w:r>
            <w:r w:rsidR="00D438A6">
              <w:rPr>
                <w:noProof/>
                <w:webHidden/>
              </w:rPr>
              <w:instrText xml:space="preserve"> PAGEREF _Toc68694282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554EED76" w14:textId="292EA2D9" w:rsidR="00D438A6" w:rsidRDefault="00000000">
          <w:pPr>
            <w:pStyle w:val="Indholdsfortegnelse3"/>
            <w:tabs>
              <w:tab w:val="right" w:leader="dot" w:pos="13426"/>
            </w:tabs>
            <w:rPr>
              <w:noProof/>
              <w:color w:val="auto"/>
              <w:lang w:eastAsia="da-DK"/>
            </w:rPr>
          </w:pPr>
          <w:hyperlink w:anchor="_Toc68694283" w:history="1">
            <w:r w:rsidR="00D438A6" w:rsidRPr="00FE5FDB">
              <w:rPr>
                <w:rStyle w:val="Hyperlink"/>
                <w:noProof/>
              </w:rPr>
              <w:t>4.3.23 Trin</w:t>
            </w:r>
            <w:r w:rsidR="00D438A6" w:rsidRPr="00FE5FDB">
              <w:rPr>
                <w:rStyle w:val="Hyperlink"/>
                <w:rFonts w:ascii="Trebuchet MS" w:hAnsi="Trebuchet MS" w:cs="Times New Roman"/>
                <w:b/>
                <w:bCs/>
                <w:noProof/>
                <w:lang w:eastAsia="da-DK"/>
              </w:rPr>
              <w:t xml:space="preserve"> </w:t>
            </w:r>
            <w:r w:rsidR="00D438A6" w:rsidRPr="00FE5FDB">
              <w:rPr>
                <w:rStyle w:val="Hyperlink"/>
                <w:noProof/>
              </w:rPr>
              <w:t>(d_basis_trin)</w:t>
            </w:r>
            <w:r w:rsidR="00D438A6">
              <w:rPr>
                <w:noProof/>
                <w:webHidden/>
              </w:rPr>
              <w:tab/>
            </w:r>
            <w:r w:rsidR="00D438A6">
              <w:rPr>
                <w:noProof/>
                <w:webHidden/>
              </w:rPr>
              <w:fldChar w:fldCharType="begin"/>
            </w:r>
            <w:r w:rsidR="00D438A6">
              <w:rPr>
                <w:noProof/>
                <w:webHidden/>
              </w:rPr>
              <w:instrText xml:space="preserve"> PAGEREF _Toc68694283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4FF89FFB" w14:textId="56A1FD9B" w:rsidR="00D438A6" w:rsidRDefault="00000000">
          <w:pPr>
            <w:pStyle w:val="Indholdsfortegnelse3"/>
            <w:tabs>
              <w:tab w:val="right" w:leader="dot" w:pos="13426"/>
            </w:tabs>
            <w:rPr>
              <w:noProof/>
              <w:color w:val="auto"/>
              <w:lang w:eastAsia="da-DK"/>
            </w:rPr>
          </w:pPr>
          <w:hyperlink w:anchor="_Toc68694284" w:history="1">
            <w:r w:rsidR="00D438A6" w:rsidRPr="00FE5FDB">
              <w:rPr>
                <w:rStyle w:val="Hyperlink"/>
                <w:noProof/>
              </w:rPr>
              <w:t>4.3.24 Belægning</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(d_basis_belaegning)</w:t>
            </w:r>
            <w:r w:rsidR="00D438A6">
              <w:rPr>
                <w:noProof/>
                <w:webHidden/>
              </w:rPr>
              <w:tab/>
            </w:r>
            <w:r w:rsidR="00D438A6">
              <w:rPr>
                <w:noProof/>
                <w:webHidden/>
              </w:rPr>
              <w:fldChar w:fldCharType="begin"/>
            </w:r>
            <w:r w:rsidR="00D438A6">
              <w:rPr>
                <w:noProof/>
                <w:webHidden/>
              </w:rPr>
              <w:instrText xml:space="preserve"> PAGEREF _Toc68694284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101E5167" w14:textId="330FE19D" w:rsidR="00D438A6" w:rsidRDefault="00000000">
          <w:pPr>
            <w:pStyle w:val="Indholdsfortegnelse3"/>
            <w:tabs>
              <w:tab w:val="right" w:leader="dot" w:pos="13426"/>
            </w:tabs>
            <w:rPr>
              <w:noProof/>
              <w:color w:val="auto"/>
              <w:lang w:eastAsia="da-DK"/>
            </w:rPr>
          </w:pPr>
          <w:hyperlink w:anchor="_Toc68694285" w:history="1">
            <w:r w:rsidR="00D438A6" w:rsidRPr="00FE5FDB">
              <w:rPr>
                <w:rStyle w:val="Hyperlink"/>
                <w:noProof/>
              </w:rPr>
              <w:t>4.3.25 Handicapegnet</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(d_basis_handicapegnet)</w:t>
            </w:r>
            <w:r w:rsidR="00D438A6">
              <w:rPr>
                <w:noProof/>
                <w:webHidden/>
              </w:rPr>
              <w:tab/>
            </w:r>
            <w:r w:rsidR="00D438A6">
              <w:rPr>
                <w:noProof/>
                <w:webHidden/>
              </w:rPr>
              <w:fldChar w:fldCharType="begin"/>
            </w:r>
            <w:r w:rsidR="00D438A6">
              <w:rPr>
                <w:noProof/>
                <w:webHidden/>
              </w:rPr>
              <w:instrText xml:space="preserve"> PAGEREF _Toc68694285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7625A180" w14:textId="0D062E61" w:rsidR="00D438A6" w:rsidRDefault="00000000">
          <w:pPr>
            <w:pStyle w:val="Indholdsfortegnelse3"/>
            <w:tabs>
              <w:tab w:val="right" w:leader="dot" w:pos="13426"/>
            </w:tabs>
            <w:rPr>
              <w:noProof/>
              <w:color w:val="auto"/>
              <w:lang w:eastAsia="da-DK"/>
            </w:rPr>
          </w:pPr>
          <w:hyperlink w:anchor="_Toc68694286" w:history="1">
            <w:r w:rsidR="00D438A6" w:rsidRPr="00FE5FDB">
              <w:rPr>
                <w:rStyle w:val="Hyperlink"/>
                <w:noProof/>
              </w:rPr>
              <w:t>4.3.26 Invasiv art</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(d_basis_invasivart)</w:t>
            </w:r>
            <w:r w:rsidR="00D438A6">
              <w:rPr>
                <w:noProof/>
                <w:webHidden/>
              </w:rPr>
              <w:tab/>
            </w:r>
            <w:r w:rsidR="00D438A6">
              <w:rPr>
                <w:noProof/>
                <w:webHidden/>
              </w:rPr>
              <w:fldChar w:fldCharType="begin"/>
            </w:r>
            <w:r w:rsidR="00D438A6">
              <w:rPr>
                <w:noProof/>
                <w:webHidden/>
              </w:rPr>
              <w:instrText xml:space="preserve"> PAGEREF _Toc68694286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1CB19779" w14:textId="1A524452" w:rsidR="00D438A6" w:rsidRDefault="00000000">
          <w:pPr>
            <w:pStyle w:val="Indholdsfortegnelse3"/>
            <w:tabs>
              <w:tab w:val="right" w:leader="dot" w:pos="13426"/>
            </w:tabs>
            <w:rPr>
              <w:noProof/>
              <w:color w:val="auto"/>
              <w:lang w:eastAsia="da-DK"/>
            </w:rPr>
          </w:pPr>
          <w:hyperlink w:anchor="_Toc68694287" w:history="1">
            <w:r w:rsidR="00D438A6" w:rsidRPr="00FE5FDB">
              <w:rPr>
                <w:rStyle w:val="Hyperlink"/>
                <w:noProof/>
              </w:rPr>
              <w:t>4.3.27 Kotesystem</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(d_basis_kotesystem)</w:t>
            </w:r>
            <w:r w:rsidR="00D438A6">
              <w:rPr>
                <w:noProof/>
                <w:webHidden/>
              </w:rPr>
              <w:tab/>
            </w:r>
            <w:r w:rsidR="00D438A6">
              <w:rPr>
                <w:noProof/>
                <w:webHidden/>
              </w:rPr>
              <w:fldChar w:fldCharType="begin"/>
            </w:r>
            <w:r w:rsidR="00D438A6">
              <w:rPr>
                <w:noProof/>
                <w:webHidden/>
              </w:rPr>
              <w:instrText xml:space="preserve"> PAGEREF _Toc68694287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640CCD0E" w14:textId="4F41844F" w:rsidR="00D438A6" w:rsidRDefault="00000000">
          <w:pPr>
            <w:pStyle w:val="Indholdsfortegnelse3"/>
            <w:tabs>
              <w:tab w:val="right" w:leader="dot" w:pos="13426"/>
            </w:tabs>
            <w:rPr>
              <w:noProof/>
              <w:color w:val="auto"/>
              <w:lang w:eastAsia="da-DK"/>
            </w:rPr>
          </w:pPr>
          <w:hyperlink w:anchor="_Toc68694288" w:history="1">
            <w:r w:rsidR="00D438A6" w:rsidRPr="00FE5FDB">
              <w:rPr>
                <w:rStyle w:val="Hyperlink"/>
                <w:noProof/>
              </w:rPr>
              <w:t>4.3.28 Ansvarvedligeholder</w:t>
            </w:r>
            <w:r w:rsidR="00D438A6" w:rsidRPr="00FE5FDB">
              <w:rPr>
                <w:rStyle w:val="Hyperlink"/>
                <w:b/>
                <w:bCs/>
                <w:noProof/>
              </w:rPr>
              <w:t xml:space="preserve"> </w:t>
            </w:r>
            <w:r w:rsidR="00D438A6" w:rsidRPr="00FE5FDB">
              <w:rPr>
                <w:rStyle w:val="Hyperlink"/>
                <w:noProof/>
              </w:rPr>
              <w:t>(d_basis_ ansvar_v)</w:t>
            </w:r>
            <w:r w:rsidR="00D438A6">
              <w:rPr>
                <w:noProof/>
                <w:webHidden/>
              </w:rPr>
              <w:tab/>
            </w:r>
            <w:r w:rsidR="00D438A6">
              <w:rPr>
                <w:noProof/>
                <w:webHidden/>
              </w:rPr>
              <w:fldChar w:fldCharType="begin"/>
            </w:r>
            <w:r w:rsidR="00D438A6">
              <w:rPr>
                <w:noProof/>
                <w:webHidden/>
              </w:rPr>
              <w:instrText xml:space="preserve"> PAGEREF _Toc68694288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5A237298" w14:textId="335D2573" w:rsidR="00D438A6" w:rsidRDefault="00000000">
          <w:pPr>
            <w:pStyle w:val="Indholdsfortegnelse2"/>
            <w:tabs>
              <w:tab w:val="right" w:leader="dot" w:pos="13426"/>
            </w:tabs>
            <w:rPr>
              <w:noProof/>
              <w:color w:val="auto"/>
              <w:lang w:eastAsia="da-DK"/>
            </w:rPr>
          </w:pPr>
          <w:hyperlink w:anchor="_Toc68694289" w:history="1">
            <w:r w:rsidR="00D438A6" w:rsidRPr="00FE5FDB">
              <w:rPr>
                <w:rStyle w:val="Hyperlink"/>
                <w:noProof/>
              </w:rPr>
              <w:t>4.4 Metadata</w:t>
            </w:r>
            <w:r w:rsidR="00D438A6">
              <w:rPr>
                <w:noProof/>
                <w:webHidden/>
              </w:rPr>
              <w:tab/>
            </w:r>
            <w:r w:rsidR="00D438A6">
              <w:rPr>
                <w:noProof/>
                <w:webHidden/>
              </w:rPr>
              <w:fldChar w:fldCharType="begin"/>
            </w:r>
            <w:r w:rsidR="00D438A6">
              <w:rPr>
                <w:noProof/>
                <w:webHidden/>
              </w:rPr>
              <w:instrText xml:space="preserve"> PAGEREF _Toc68694289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1CF00943" w14:textId="200208CE" w:rsidR="00D438A6" w:rsidRDefault="00000000">
          <w:pPr>
            <w:pStyle w:val="Indholdsfortegnelse1"/>
            <w:tabs>
              <w:tab w:val="right" w:leader="dot" w:pos="13426"/>
            </w:tabs>
            <w:rPr>
              <w:noProof/>
              <w:color w:val="auto"/>
              <w:lang w:eastAsia="da-DK"/>
            </w:rPr>
          </w:pPr>
          <w:hyperlink w:anchor="_Toc68694290" w:history="1">
            <w:r w:rsidR="00D438A6" w:rsidRPr="00FE5FDB">
              <w:rPr>
                <w:rStyle w:val="Hyperlink"/>
                <w:noProof/>
              </w:rPr>
              <w:t>5. Temaspecifik datamodel</w:t>
            </w:r>
            <w:r w:rsidR="00D438A6">
              <w:rPr>
                <w:noProof/>
                <w:webHidden/>
              </w:rPr>
              <w:tab/>
            </w:r>
            <w:r w:rsidR="00D438A6">
              <w:rPr>
                <w:noProof/>
                <w:webHidden/>
              </w:rPr>
              <w:fldChar w:fldCharType="begin"/>
            </w:r>
            <w:r w:rsidR="00D438A6">
              <w:rPr>
                <w:noProof/>
                <w:webHidden/>
              </w:rPr>
              <w:instrText xml:space="preserve"> PAGEREF _Toc68694290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3FA0133A" w14:textId="0DA5A361" w:rsidR="00D438A6" w:rsidRDefault="00000000">
          <w:pPr>
            <w:pStyle w:val="Indholdsfortegnelse1"/>
            <w:tabs>
              <w:tab w:val="right" w:leader="dot" w:pos="13426"/>
            </w:tabs>
            <w:rPr>
              <w:noProof/>
              <w:color w:val="auto"/>
              <w:lang w:eastAsia="da-DK"/>
            </w:rPr>
          </w:pPr>
          <w:hyperlink w:anchor="_Toc68694291" w:history="1">
            <w:r w:rsidR="00D438A6" w:rsidRPr="00FE5FDB">
              <w:rPr>
                <w:rStyle w:val="Hyperlink"/>
                <w:noProof/>
              </w:rPr>
              <w:t>5.1 Overfladevand</w:t>
            </w:r>
            <w:r w:rsidR="00D438A6">
              <w:rPr>
                <w:noProof/>
                <w:webHidden/>
              </w:rPr>
              <w:tab/>
            </w:r>
            <w:r w:rsidR="00D438A6">
              <w:rPr>
                <w:noProof/>
                <w:webHidden/>
              </w:rPr>
              <w:fldChar w:fldCharType="begin"/>
            </w:r>
            <w:r w:rsidR="00D438A6">
              <w:rPr>
                <w:noProof/>
                <w:webHidden/>
              </w:rPr>
              <w:instrText xml:space="preserve"> PAGEREF _Toc68694291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7B0E6146" w14:textId="1FD13D31" w:rsidR="00D438A6" w:rsidRDefault="00000000">
          <w:pPr>
            <w:pStyle w:val="Indholdsfortegnelse2"/>
            <w:tabs>
              <w:tab w:val="right" w:leader="dot" w:pos="13426"/>
            </w:tabs>
            <w:rPr>
              <w:noProof/>
              <w:color w:val="auto"/>
              <w:lang w:eastAsia="da-DK"/>
            </w:rPr>
          </w:pPr>
          <w:hyperlink w:anchor="_Toc68694292" w:history="1">
            <w:r w:rsidR="00D438A6" w:rsidRPr="00FE5FDB">
              <w:rPr>
                <w:rStyle w:val="Hyperlink"/>
                <w:noProof/>
              </w:rPr>
              <w:t>5.1.1 Vandløb (5000)</w:t>
            </w:r>
            <w:r w:rsidR="00D438A6">
              <w:rPr>
                <w:noProof/>
                <w:webHidden/>
              </w:rPr>
              <w:tab/>
            </w:r>
            <w:r w:rsidR="00D438A6">
              <w:rPr>
                <w:noProof/>
                <w:webHidden/>
              </w:rPr>
              <w:fldChar w:fldCharType="begin"/>
            </w:r>
            <w:r w:rsidR="00D438A6">
              <w:rPr>
                <w:noProof/>
                <w:webHidden/>
              </w:rPr>
              <w:instrText xml:space="preserve"> PAGEREF _Toc68694292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71B6A606" w14:textId="67E544D4" w:rsidR="00D438A6" w:rsidRDefault="00000000">
          <w:pPr>
            <w:pStyle w:val="Indholdsfortegnelse2"/>
            <w:tabs>
              <w:tab w:val="right" w:leader="dot" w:pos="13426"/>
            </w:tabs>
            <w:rPr>
              <w:noProof/>
              <w:color w:val="auto"/>
              <w:lang w:eastAsia="da-DK"/>
            </w:rPr>
          </w:pPr>
          <w:hyperlink w:anchor="_Toc68694293" w:history="1">
            <w:r w:rsidR="00D438A6" w:rsidRPr="00FE5FDB">
              <w:rPr>
                <w:rStyle w:val="Hyperlink"/>
                <w:noProof/>
                <w:kern w:val="32"/>
              </w:rPr>
              <w:t>5.1.2 Målestation (5001)</w:t>
            </w:r>
            <w:r w:rsidR="00D438A6">
              <w:rPr>
                <w:noProof/>
                <w:webHidden/>
              </w:rPr>
              <w:tab/>
            </w:r>
            <w:r w:rsidR="00D438A6">
              <w:rPr>
                <w:noProof/>
                <w:webHidden/>
              </w:rPr>
              <w:fldChar w:fldCharType="begin"/>
            </w:r>
            <w:r w:rsidR="00D438A6">
              <w:rPr>
                <w:noProof/>
                <w:webHidden/>
              </w:rPr>
              <w:instrText xml:space="preserve"> PAGEREF _Toc68694293 \h </w:instrText>
            </w:r>
            <w:r w:rsidR="00D438A6">
              <w:rPr>
                <w:noProof/>
                <w:webHidden/>
              </w:rPr>
            </w:r>
            <w:r w:rsidR="00D438A6">
              <w:rPr>
                <w:noProof/>
                <w:webHidden/>
              </w:rPr>
              <w:fldChar w:fldCharType="separate"/>
            </w:r>
            <w:r w:rsidR="003D3529">
              <w:rPr>
                <w:noProof/>
                <w:webHidden/>
              </w:rPr>
              <w:t>51</w:t>
            </w:r>
            <w:r w:rsidR="00D438A6">
              <w:rPr>
                <w:noProof/>
                <w:webHidden/>
              </w:rPr>
              <w:fldChar w:fldCharType="end"/>
            </w:r>
          </w:hyperlink>
        </w:p>
        <w:p w14:paraId="070C2E18" w14:textId="2D973B84" w:rsidR="00D438A6" w:rsidRDefault="00000000">
          <w:pPr>
            <w:pStyle w:val="Indholdsfortegnelse2"/>
            <w:tabs>
              <w:tab w:val="right" w:leader="dot" w:pos="13426"/>
            </w:tabs>
            <w:rPr>
              <w:noProof/>
              <w:color w:val="auto"/>
              <w:lang w:eastAsia="da-DK"/>
            </w:rPr>
          </w:pPr>
          <w:hyperlink w:anchor="_Toc68694294" w:history="1">
            <w:r w:rsidR="00D438A6" w:rsidRPr="00FE5FDB">
              <w:rPr>
                <w:rStyle w:val="Hyperlink"/>
                <w:noProof/>
                <w:kern w:val="32"/>
              </w:rPr>
              <w:t>5.1.3 Faunaspærring (5002)</w:t>
            </w:r>
            <w:r w:rsidR="00D438A6">
              <w:rPr>
                <w:noProof/>
                <w:webHidden/>
              </w:rPr>
              <w:tab/>
            </w:r>
            <w:r w:rsidR="00D438A6">
              <w:rPr>
                <w:noProof/>
                <w:webHidden/>
              </w:rPr>
              <w:fldChar w:fldCharType="begin"/>
            </w:r>
            <w:r w:rsidR="00D438A6">
              <w:rPr>
                <w:noProof/>
                <w:webHidden/>
              </w:rPr>
              <w:instrText xml:space="preserve"> PAGEREF _Toc68694294 \h </w:instrText>
            </w:r>
            <w:r w:rsidR="00D438A6">
              <w:rPr>
                <w:noProof/>
                <w:webHidden/>
              </w:rPr>
            </w:r>
            <w:r w:rsidR="00D438A6">
              <w:rPr>
                <w:noProof/>
                <w:webHidden/>
              </w:rPr>
              <w:fldChar w:fldCharType="separate"/>
            </w:r>
            <w:r w:rsidR="003D3529">
              <w:rPr>
                <w:noProof/>
                <w:webHidden/>
              </w:rPr>
              <w:t>53</w:t>
            </w:r>
            <w:r w:rsidR="00D438A6">
              <w:rPr>
                <w:noProof/>
                <w:webHidden/>
              </w:rPr>
              <w:fldChar w:fldCharType="end"/>
            </w:r>
          </w:hyperlink>
        </w:p>
        <w:p w14:paraId="7950F035" w14:textId="4107DDA8" w:rsidR="00D438A6" w:rsidRDefault="00000000">
          <w:pPr>
            <w:pStyle w:val="Indholdsfortegnelse2"/>
            <w:tabs>
              <w:tab w:val="right" w:leader="dot" w:pos="13426"/>
            </w:tabs>
            <w:rPr>
              <w:noProof/>
              <w:color w:val="auto"/>
              <w:lang w:eastAsia="da-DK"/>
            </w:rPr>
          </w:pPr>
          <w:hyperlink w:anchor="_Toc68694295" w:history="1">
            <w:r w:rsidR="00D438A6" w:rsidRPr="00FE5FDB">
              <w:rPr>
                <w:rStyle w:val="Hyperlink"/>
                <w:noProof/>
                <w:kern w:val="32"/>
              </w:rPr>
              <w:t>5.1.4 Drænledning (5003)</w:t>
            </w:r>
            <w:r w:rsidR="00D438A6">
              <w:rPr>
                <w:noProof/>
                <w:webHidden/>
              </w:rPr>
              <w:tab/>
            </w:r>
            <w:r w:rsidR="00D438A6">
              <w:rPr>
                <w:noProof/>
                <w:webHidden/>
              </w:rPr>
              <w:fldChar w:fldCharType="begin"/>
            </w:r>
            <w:r w:rsidR="00D438A6">
              <w:rPr>
                <w:noProof/>
                <w:webHidden/>
              </w:rPr>
              <w:instrText xml:space="preserve"> PAGEREF _Toc68694295 \h </w:instrText>
            </w:r>
            <w:r w:rsidR="00D438A6">
              <w:rPr>
                <w:noProof/>
                <w:webHidden/>
              </w:rPr>
            </w:r>
            <w:r w:rsidR="00D438A6">
              <w:rPr>
                <w:noProof/>
                <w:webHidden/>
              </w:rPr>
              <w:fldChar w:fldCharType="separate"/>
            </w:r>
            <w:r w:rsidR="003D3529">
              <w:rPr>
                <w:noProof/>
                <w:webHidden/>
              </w:rPr>
              <w:t>56</w:t>
            </w:r>
            <w:r w:rsidR="00D438A6">
              <w:rPr>
                <w:noProof/>
                <w:webHidden/>
              </w:rPr>
              <w:fldChar w:fldCharType="end"/>
            </w:r>
          </w:hyperlink>
        </w:p>
        <w:p w14:paraId="311C28E0" w14:textId="5D8B4BEE" w:rsidR="00D438A6" w:rsidRDefault="00000000">
          <w:pPr>
            <w:pStyle w:val="Indholdsfortegnelse2"/>
            <w:tabs>
              <w:tab w:val="right" w:leader="dot" w:pos="13426"/>
            </w:tabs>
            <w:rPr>
              <w:noProof/>
              <w:color w:val="auto"/>
              <w:lang w:eastAsia="da-DK"/>
            </w:rPr>
          </w:pPr>
          <w:hyperlink w:anchor="_Toc68694296" w:history="1">
            <w:r w:rsidR="00D438A6" w:rsidRPr="00FE5FDB">
              <w:rPr>
                <w:rStyle w:val="Hyperlink"/>
                <w:noProof/>
                <w:kern w:val="32"/>
              </w:rPr>
              <w:t>5.1.5 Drænområde (5004)</w:t>
            </w:r>
            <w:r w:rsidR="00D438A6">
              <w:rPr>
                <w:noProof/>
                <w:webHidden/>
              </w:rPr>
              <w:tab/>
            </w:r>
            <w:r w:rsidR="00D438A6">
              <w:rPr>
                <w:noProof/>
                <w:webHidden/>
              </w:rPr>
              <w:fldChar w:fldCharType="begin"/>
            </w:r>
            <w:r w:rsidR="00D438A6">
              <w:rPr>
                <w:noProof/>
                <w:webHidden/>
              </w:rPr>
              <w:instrText xml:space="preserve"> PAGEREF _Toc68694296 \h </w:instrText>
            </w:r>
            <w:r w:rsidR="00D438A6">
              <w:rPr>
                <w:noProof/>
                <w:webHidden/>
              </w:rPr>
            </w:r>
            <w:r w:rsidR="00D438A6">
              <w:rPr>
                <w:noProof/>
                <w:webHidden/>
              </w:rPr>
              <w:fldChar w:fldCharType="separate"/>
            </w:r>
            <w:r w:rsidR="003D3529">
              <w:rPr>
                <w:noProof/>
                <w:webHidden/>
              </w:rPr>
              <w:t>58</w:t>
            </w:r>
            <w:r w:rsidR="00D438A6">
              <w:rPr>
                <w:noProof/>
                <w:webHidden/>
              </w:rPr>
              <w:fldChar w:fldCharType="end"/>
            </w:r>
          </w:hyperlink>
        </w:p>
        <w:p w14:paraId="2058EA86" w14:textId="721218D5" w:rsidR="00D438A6" w:rsidRDefault="00000000">
          <w:pPr>
            <w:pStyle w:val="Indholdsfortegnelse2"/>
            <w:tabs>
              <w:tab w:val="right" w:leader="dot" w:pos="13426"/>
            </w:tabs>
            <w:rPr>
              <w:noProof/>
              <w:color w:val="auto"/>
              <w:lang w:eastAsia="da-DK"/>
            </w:rPr>
          </w:pPr>
          <w:hyperlink w:anchor="_Toc68694297" w:history="1">
            <w:r w:rsidR="00D438A6" w:rsidRPr="00FE5FDB">
              <w:rPr>
                <w:rStyle w:val="Hyperlink"/>
                <w:noProof/>
                <w:kern w:val="32"/>
              </w:rPr>
              <w:t>5.1.6 Sø (5005)</w:t>
            </w:r>
            <w:r w:rsidR="00D438A6">
              <w:rPr>
                <w:noProof/>
                <w:webHidden/>
              </w:rPr>
              <w:tab/>
            </w:r>
            <w:r w:rsidR="00D438A6">
              <w:rPr>
                <w:noProof/>
                <w:webHidden/>
              </w:rPr>
              <w:fldChar w:fldCharType="begin"/>
            </w:r>
            <w:r w:rsidR="00D438A6">
              <w:rPr>
                <w:noProof/>
                <w:webHidden/>
              </w:rPr>
              <w:instrText xml:space="preserve"> PAGEREF _Toc68694297 \h </w:instrText>
            </w:r>
            <w:r w:rsidR="00D438A6">
              <w:rPr>
                <w:noProof/>
                <w:webHidden/>
              </w:rPr>
            </w:r>
            <w:r w:rsidR="00D438A6">
              <w:rPr>
                <w:noProof/>
                <w:webHidden/>
              </w:rPr>
              <w:fldChar w:fldCharType="separate"/>
            </w:r>
            <w:r w:rsidR="003D3529">
              <w:rPr>
                <w:noProof/>
                <w:webHidden/>
              </w:rPr>
              <w:t>59</w:t>
            </w:r>
            <w:r w:rsidR="00D438A6">
              <w:rPr>
                <w:noProof/>
                <w:webHidden/>
              </w:rPr>
              <w:fldChar w:fldCharType="end"/>
            </w:r>
          </w:hyperlink>
        </w:p>
        <w:p w14:paraId="0E29E5A8" w14:textId="79183EBD" w:rsidR="00D438A6" w:rsidRDefault="00000000">
          <w:pPr>
            <w:pStyle w:val="Indholdsfortegnelse2"/>
            <w:tabs>
              <w:tab w:val="right" w:leader="dot" w:pos="13426"/>
            </w:tabs>
            <w:rPr>
              <w:noProof/>
              <w:color w:val="auto"/>
              <w:lang w:eastAsia="da-DK"/>
            </w:rPr>
          </w:pPr>
          <w:hyperlink w:anchor="_Toc68694298" w:history="1">
            <w:r w:rsidR="00D438A6" w:rsidRPr="00FE5FDB">
              <w:rPr>
                <w:rStyle w:val="Hyperlink"/>
                <w:noProof/>
                <w:kern w:val="32"/>
              </w:rPr>
              <w:t>5.1.7 Dybdekurve (5006)</w:t>
            </w:r>
            <w:r w:rsidR="00D438A6">
              <w:rPr>
                <w:noProof/>
                <w:webHidden/>
              </w:rPr>
              <w:tab/>
            </w:r>
            <w:r w:rsidR="00D438A6">
              <w:rPr>
                <w:noProof/>
                <w:webHidden/>
              </w:rPr>
              <w:fldChar w:fldCharType="begin"/>
            </w:r>
            <w:r w:rsidR="00D438A6">
              <w:rPr>
                <w:noProof/>
                <w:webHidden/>
              </w:rPr>
              <w:instrText xml:space="preserve"> PAGEREF _Toc68694298 \h </w:instrText>
            </w:r>
            <w:r w:rsidR="00D438A6">
              <w:rPr>
                <w:noProof/>
                <w:webHidden/>
              </w:rPr>
            </w:r>
            <w:r w:rsidR="00D438A6">
              <w:rPr>
                <w:noProof/>
                <w:webHidden/>
              </w:rPr>
              <w:fldChar w:fldCharType="separate"/>
            </w:r>
            <w:r w:rsidR="003D3529">
              <w:rPr>
                <w:noProof/>
                <w:webHidden/>
              </w:rPr>
              <w:t>62</w:t>
            </w:r>
            <w:r w:rsidR="00D438A6">
              <w:rPr>
                <w:noProof/>
                <w:webHidden/>
              </w:rPr>
              <w:fldChar w:fldCharType="end"/>
            </w:r>
          </w:hyperlink>
        </w:p>
        <w:p w14:paraId="785C22BD" w14:textId="54DE229E" w:rsidR="00D438A6" w:rsidRDefault="00000000">
          <w:pPr>
            <w:pStyle w:val="Indholdsfortegnelse2"/>
            <w:tabs>
              <w:tab w:val="right" w:leader="dot" w:pos="13426"/>
            </w:tabs>
            <w:rPr>
              <w:noProof/>
              <w:color w:val="auto"/>
              <w:lang w:eastAsia="da-DK"/>
            </w:rPr>
          </w:pPr>
          <w:hyperlink w:anchor="_Toc68694299" w:history="1">
            <w:r w:rsidR="00D438A6" w:rsidRPr="00FE5FDB">
              <w:rPr>
                <w:rStyle w:val="Hyperlink"/>
                <w:noProof/>
                <w:kern w:val="32"/>
              </w:rPr>
              <w:t>5.1.8 Vandløbsoplande (5007)</w:t>
            </w:r>
            <w:r w:rsidR="00D438A6">
              <w:rPr>
                <w:noProof/>
                <w:webHidden/>
              </w:rPr>
              <w:tab/>
            </w:r>
            <w:r w:rsidR="00D438A6">
              <w:rPr>
                <w:noProof/>
                <w:webHidden/>
              </w:rPr>
              <w:fldChar w:fldCharType="begin"/>
            </w:r>
            <w:r w:rsidR="00D438A6">
              <w:rPr>
                <w:noProof/>
                <w:webHidden/>
              </w:rPr>
              <w:instrText xml:space="preserve"> PAGEREF _Toc68694299 \h </w:instrText>
            </w:r>
            <w:r w:rsidR="00D438A6">
              <w:rPr>
                <w:noProof/>
                <w:webHidden/>
              </w:rPr>
            </w:r>
            <w:r w:rsidR="00D438A6">
              <w:rPr>
                <w:noProof/>
                <w:webHidden/>
              </w:rPr>
              <w:fldChar w:fldCharType="separate"/>
            </w:r>
            <w:r w:rsidR="003D3529">
              <w:rPr>
                <w:noProof/>
                <w:webHidden/>
              </w:rPr>
              <w:t>63</w:t>
            </w:r>
            <w:r w:rsidR="00D438A6">
              <w:rPr>
                <w:noProof/>
                <w:webHidden/>
              </w:rPr>
              <w:fldChar w:fldCharType="end"/>
            </w:r>
          </w:hyperlink>
        </w:p>
        <w:p w14:paraId="01AD9C28" w14:textId="650CBA21" w:rsidR="00D438A6" w:rsidRDefault="00000000">
          <w:pPr>
            <w:pStyle w:val="Indholdsfortegnelse2"/>
            <w:tabs>
              <w:tab w:val="right" w:leader="dot" w:pos="13426"/>
            </w:tabs>
            <w:rPr>
              <w:noProof/>
              <w:color w:val="auto"/>
              <w:lang w:eastAsia="da-DK"/>
            </w:rPr>
          </w:pPr>
          <w:hyperlink w:anchor="_Toc68694300" w:history="1">
            <w:r w:rsidR="00D438A6" w:rsidRPr="00FE5FDB">
              <w:rPr>
                <w:rStyle w:val="Hyperlink"/>
                <w:noProof/>
                <w:kern w:val="32"/>
              </w:rPr>
              <w:t>5.1.9 Søoplande (5008)</w:t>
            </w:r>
            <w:r w:rsidR="00D438A6">
              <w:rPr>
                <w:noProof/>
                <w:webHidden/>
              </w:rPr>
              <w:tab/>
            </w:r>
            <w:r w:rsidR="00D438A6">
              <w:rPr>
                <w:noProof/>
                <w:webHidden/>
              </w:rPr>
              <w:fldChar w:fldCharType="begin"/>
            </w:r>
            <w:r w:rsidR="00D438A6">
              <w:rPr>
                <w:noProof/>
                <w:webHidden/>
              </w:rPr>
              <w:instrText xml:space="preserve"> PAGEREF _Toc68694300 \h </w:instrText>
            </w:r>
            <w:r w:rsidR="00D438A6">
              <w:rPr>
                <w:noProof/>
                <w:webHidden/>
              </w:rPr>
            </w:r>
            <w:r w:rsidR="00D438A6">
              <w:rPr>
                <w:noProof/>
                <w:webHidden/>
              </w:rPr>
              <w:fldChar w:fldCharType="separate"/>
            </w:r>
            <w:r w:rsidR="003D3529">
              <w:rPr>
                <w:noProof/>
                <w:webHidden/>
              </w:rPr>
              <w:t>65</w:t>
            </w:r>
            <w:r w:rsidR="00D438A6">
              <w:rPr>
                <w:noProof/>
                <w:webHidden/>
              </w:rPr>
              <w:fldChar w:fldCharType="end"/>
            </w:r>
          </w:hyperlink>
        </w:p>
        <w:p w14:paraId="7C4C68CB" w14:textId="19CA2086" w:rsidR="00D438A6" w:rsidRDefault="00000000">
          <w:pPr>
            <w:pStyle w:val="Indholdsfortegnelse2"/>
            <w:tabs>
              <w:tab w:val="right" w:leader="dot" w:pos="13426"/>
            </w:tabs>
            <w:rPr>
              <w:noProof/>
              <w:color w:val="auto"/>
              <w:lang w:eastAsia="da-DK"/>
            </w:rPr>
          </w:pPr>
          <w:hyperlink w:anchor="_Toc68694301" w:history="1">
            <w:r w:rsidR="00D438A6" w:rsidRPr="00FE5FDB">
              <w:rPr>
                <w:rStyle w:val="Hyperlink"/>
                <w:noProof/>
                <w:kern w:val="32"/>
              </w:rPr>
              <w:t>5.1.10 Pumpelag (5009)</w:t>
            </w:r>
            <w:r w:rsidR="00D438A6">
              <w:rPr>
                <w:noProof/>
                <w:webHidden/>
              </w:rPr>
              <w:tab/>
            </w:r>
            <w:r w:rsidR="00D438A6">
              <w:rPr>
                <w:noProof/>
                <w:webHidden/>
              </w:rPr>
              <w:fldChar w:fldCharType="begin"/>
            </w:r>
            <w:r w:rsidR="00D438A6">
              <w:rPr>
                <w:noProof/>
                <w:webHidden/>
              </w:rPr>
              <w:instrText xml:space="preserve"> PAGEREF _Toc68694301 \h </w:instrText>
            </w:r>
            <w:r w:rsidR="00D438A6">
              <w:rPr>
                <w:noProof/>
                <w:webHidden/>
              </w:rPr>
            </w:r>
            <w:r w:rsidR="00D438A6">
              <w:rPr>
                <w:noProof/>
                <w:webHidden/>
              </w:rPr>
              <w:fldChar w:fldCharType="separate"/>
            </w:r>
            <w:r w:rsidR="003D3529">
              <w:rPr>
                <w:noProof/>
                <w:webHidden/>
              </w:rPr>
              <w:t>67</w:t>
            </w:r>
            <w:r w:rsidR="00D438A6">
              <w:rPr>
                <w:noProof/>
                <w:webHidden/>
              </w:rPr>
              <w:fldChar w:fldCharType="end"/>
            </w:r>
          </w:hyperlink>
        </w:p>
        <w:p w14:paraId="1A5D31C8" w14:textId="2D91319C" w:rsidR="00D438A6" w:rsidRDefault="00000000">
          <w:pPr>
            <w:pStyle w:val="Indholdsfortegnelse2"/>
            <w:tabs>
              <w:tab w:val="right" w:leader="dot" w:pos="13426"/>
            </w:tabs>
            <w:rPr>
              <w:noProof/>
              <w:color w:val="auto"/>
              <w:lang w:eastAsia="da-DK"/>
            </w:rPr>
          </w:pPr>
          <w:hyperlink w:anchor="_Toc68694302" w:history="1">
            <w:r w:rsidR="00D438A6" w:rsidRPr="00FE5FDB">
              <w:rPr>
                <w:rStyle w:val="Hyperlink"/>
                <w:noProof/>
                <w:kern w:val="32"/>
              </w:rPr>
              <w:t>5.1.11 Vandløbselement (5010)</w:t>
            </w:r>
            <w:r w:rsidR="00D438A6">
              <w:rPr>
                <w:noProof/>
                <w:webHidden/>
              </w:rPr>
              <w:tab/>
            </w:r>
            <w:r w:rsidR="00D438A6">
              <w:rPr>
                <w:noProof/>
                <w:webHidden/>
              </w:rPr>
              <w:fldChar w:fldCharType="begin"/>
            </w:r>
            <w:r w:rsidR="00D438A6">
              <w:rPr>
                <w:noProof/>
                <w:webHidden/>
              </w:rPr>
              <w:instrText xml:space="preserve"> PAGEREF _Toc68694302 \h </w:instrText>
            </w:r>
            <w:r w:rsidR="00D438A6">
              <w:rPr>
                <w:noProof/>
                <w:webHidden/>
              </w:rPr>
            </w:r>
            <w:r w:rsidR="00D438A6">
              <w:rPr>
                <w:noProof/>
                <w:webHidden/>
              </w:rPr>
              <w:fldChar w:fldCharType="separate"/>
            </w:r>
            <w:r w:rsidR="003D3529">
              <w:rPr>
                <w:noProof/>
                <w:webHidden/>
              </w:rPr>
              <w:t>68</w:t>
            </w:r>
            <w:r w:rsidR="00D438A6">
              <w:rPr>
                <w:noProof/>
                <w:webHidden/>
              </w:rPr>
              <w:fldChar w:fldCharType="end"/>
            </w:r>
          </w:hyperlink>
        </w:p>
        <w:p w14:paraId="044B7DC8" w14:textId="5C435E97" w:rsidR="00D438A6" w:rsidRDefault="00000000">
          <w:pPr>
            <w:pStyle w:val="Indholdsfortegnelse1"/>
            <w:tabs>
              <w:tab w:val="right" w:leader="dot" w:pos="13426"/>
            </w:tabs>
            <w:rPr>
              <w:noProof/>
              <w:color w:val="auto"/>
              <w:lang w:eastAsia="da-DK"/>
            </w:rPr>
          </w:pPr>
          <w:hyperlink w:anchor="_Toc68694303" w:history="1">
            <w:r w:rsidR="00D438A6" w:rsidRPr="00FE5FDB">
              <w:rPr>
                <w:rStyle w:val="Hyperlink"/>
                <w:noProof/>
              </w:rPr>
              <w:t>5.2 Natur</w:t>
            </w:r>
            <w:r w:rsidR="00D438A6">
              <w:rPr>
                <w:noProof/>
                <w:webHidden/>
              </w:rPr>
              <w:tab/>
            </w:r>
            <w:r w:rsidR="00D438A6">
              <w:rPr>
                <w:noProof/>
                <w:webHidden/>
              </w:rPr>
              <w:fldChar w:fldCharType="begin"/>
            </w:r>
            <w:r w:rsidR="00D438A6">
              <w:rPr>
                <w:noProof/>
                <w:webHidden/>
              </w:rPr>
              <w:instrText xml:space="preserve"> PAGEREF _Toc68694303 \h </w:instrText>
            </w:r>
            <w:r w:rsidR="00D438A6">
              <w:rPr>
                <w:noProof/>
                <w:webHidden/>
              </w:rPr>
            </w:r>
            <w:r w:rsidR="00D438A6">
              <w:rPr>
                <w:noProof/>
                <w:webHidden/>
              </w:rPr>
              <w:fldChar w:fldCharType="separate"/>
            </w:r>
            <w:r w:rsidR="003D3529">
              <w:rPr>
                <w:noProof/>
                <w:webHidden/>
              </w:rPr>
              <w:t>71</w:t>
            </w:r>
            <w:r w:rsidR="00D438A6">
              <w:rPr>
                <w:noProof/>
                <w:webHidden/>
              </w:rPr>
              <w:fldChar w:fldCharType="end"/>
            </w:r>
          </w:hyperlink>
        </w:p>
        <w:p w14:paraId="5F251701" w14:textId="0F4B6678" w:rsidR="00D438A6" w:rsidRDefault="00000000">
          <w:pPr>
            <w:pStyle w:val="Indholdsfortegnelse2"/>
            <w:tabs>
              <w:tab w:val="right" w:leader="dot" w:pos="13426"/>
            </w:tabs>
            <w:rPr>
              <w:noProof/>
              <w:color w:val="auto"/>
              <w:lang w:eastAsia="da-DK"/>
            </w:rPr>
          </w:pPr>
          <w:hyperlink w:anchor="_Toc68694304" w:history="1">
            <w:r w:rsidR="00D438A6" w:rsidRPr="00FE5FDB">
              <w:rPr>
                <w:rStyle w:val="Hyperlink"/>
                <w:noProof/>
                <w:kern w:val="32"/>
              </w:rPr>
              <w:t>5.2.5 Arter Invasive Flade (5104)</w:t>
            </w:r>
            <w:r w:rsidR="00D438A6">
              <w:rPr>
                <w:noProof/>
                <w:webHidden/>
              </w:rPr>
              <w:tab/>
            </w:r>
            <w:r w:rsidR="00D438A6">
              <w:rPr>
                <w:noProof/>
                <w:webHidden/>
              </w:rPr>
              <w:fldChar w:fldCharType="begin"/>
            </w:r>
            <w:r w:rsidR="00D438A6">
              <w:rPr>
                <w:noProof/>
                <w:webHidden/>
              </w:rPr>
              <w:instrText xml:space="preserve"> PAGEREF _Toc68694304 \h </w:instrText>
            </w:r>
            <w:r w:rsidR="00D438A6">
              <w:rPr>
                <w:noProof/>
                <w:webHidden/>
              </w:rPr>
            </w:r>
            <w:r w:rsidR="00D438A6">
              <w:rPr>
                <w:noProof/>
                <w:webHidden/>
              </w:rPr>
              <w:fldChar w:fldCharType="separate"/>
            </w:r>
            <w:r w:rsidR="003D3529">
              <w:rPr>
                <w:noProof/>
                <w:webHidden/>
              </w:rPr>
              <w:t>71</w:t>
            </w:r>
            <w:r w:rsidR="00D438A6">
              <w:rPr>
                <w:noProof/>
                <w:webHidden/>
              </w:rPr>
              <w:fldChar w:fldCharType="end"/>
            </w:r>
          </w:hyperlink>
        </w:p>
        <w:p w14:paraId="2CF067CB" w14:textId="4D08C6AC" w:rsidR="00D438A6" w:rsidRDefault="00000000">
          <w:pPr>
            <w:pStyle w:val="Indholdsfortegnelse2"/>
            <w:tabs>
              <w:tab w:val="right" w:leader="dot" w:pos="13426"/>
            </w:tabs>
            <w:rPr>
              <w:noProof/>
              <w:color w:val="auto"/>
              <w:lang w:eastAsia="da-DK"/>
            </w:rPr>
          </w:pPr>
          <w:hyperlink w:anchor="_Toc68694305" w:history="1">
            <w:r w:rsidR="00D438A6" w:rsidRPr="00FE5FDB">
              <w:rPr>
                <w:rStyle w:val="Hyperlink"/>
                <w:noProof/>
              </w:rPr>
              <w:t>5.2.6 Rigkær - Fattigkær (5105)</w:t>
            </w:r>
            <w:r w:rsidR="00D438A6">
              <w:rPr>
                <w:noProof/>
                <w:webHidden/>
              </w:rPr>
              <w:tab/>
            </w:r>
            <w:r w:rsidR="00D438A6">
              <w:rPr>
                <w:noProof/>
                <w:webHidden/>
              </w:rPr>
              <w:fldChar w:fldCharType="begin"/>
            </w:r>
            <w:r w:rsidR="00D438A6">
              <w:rPr>
                <w:noProof/>
                <w:webHidden/>
              </w:rPr>
              <w:instrText xml:space="preserve"> PAGEREF _Toc68694305 \h </w:instrText>
            </w:r>
            <w:r w:rsidR="00D438A6">
              <w:rPr>
                <w:noProof/>
                <w:webHidden/>
              </w:rPr>
            </w:r>
            <w:r w:rsidR="00D438A6">
              <w:rPr>
                <w:noProof/>
                <w:webHidden/>
              </w:rPr>
              <w:fldChar w:fldCharType="separate"/>
            </w:r>
            <w:r w:rsidR="003D3529">
              <w:rPr>
                <w:noProof/>
                <w:webHidden/>
              </w:rPr>
              <w:t>72</w:t>
            </w:r>
            <w:r w:rsidR="00D438A6">
              <w:rPr>
                <w:noProof/>
                <w:webHidden/>
              </w:rPr>
              <w:fldChar w:fldCharType="end"/>
            </w:r>
          </w:hyperlink>
        </w:p>
        <w:p w14:paraId="1DCA95D7" w14:textId="63D05960" w:rsidR="00D438A6" w:rsidRDefault="00000000">
          <w:pPr>
            <w:pStyle w:val="Indholdsfortegnelse2"/>
            <w:tabs>
              <w:tab w:val="right" w:leader="dot" w:pos="13426"/>
            </w:tabs>
            <w:rPr>
              <w:noProof/>
              <w:color w:val="auto"/>
              <w:lang w:eastAsia="da-DK"/>
            </w:rPr>
          </w:pPr>
          <w:hyperlink w:anchor="_Toc68694306" w:history="1">
            <w:r w:rsidR="00D438A6" w:rsidRPr="00FE5FDB">
              <w:rPr>
                <w:rStyle w:val="Hyperlink"/>
                <w:noProof/>
                <w:kern w:val="32"/>
              </w:rPr>
              <w:t>5.2.7 Naturpleje (5106)</w:t>
            </w:r>
            <w:r w:rsidR="00D438A6">
              <w:rPr>
                <w:noProof/>
                <w:webHidden/>
              </w:rPr>
              <w:tab/>
            </w:r>
            <w:r w:rsidR="00D438A6">
              <w:rPr>
                <w:noProof/>
                <w:webHidden/>
              </w:rPr>
              <w:fldChar w:fldCharType="begin"/>
            </w:r>
            <w:r w:rsidR="00D438A6">
              <w:rPr>
                <w:noProof/>
                <w:webHidden/>
              </w:rPr>
              <w:instrText xml:space="preserve"> PAGEREF _Toc68694306 \h </w:instrText>
            </w:r>
            <w:r w:rsidR="00D438A6">
              <w:rPr>
                <w:noProof/>
                <w:webHidden/>
              </w:rPr>
            </w:r>
            <w:r w:rsidR="00D438A6">
              <w:rPr>
                <w:noProof/>
                <w:webHidden/>
              </w:rPr>
              <w:fldChar w:fldCharType="separate"/>
            </w:r>
            <w:r w:rsidR="003D3529">
              <w:rPr>
                <w:noProof/>
                <w:webHidden/>
              </w:rPr>
              <w:t>74</w:t>
            </w:r>
            <w:r w:rsidR="00D438A6">
              <w:rPr>
                <w:noProof/>
                <w:webHidden/>
              </w:rPr>
              <w:fldChar w:fldCharType="end"/>
            </w:r>
          </w:hyperlink>
        </w:p>
        <w:p w14:paraId="7FE30A54" w14:textId="17D818CA" w:rsidR="00D438A6" w:rsidRDefault="00000000">
          <w:pPr>
            <w:pStyle w:val="Indholdsfortegnelse2"/>
            <w:tabs>
              <w:tab w:val="right" w:leader="dot" w:pos="13426"/>
            </w:tabs>
            <w:rPr>
              <w:noProof/>
              <w:color w:val="auto"/>
              <w:lang w:eastAsia="da-DK"/>
            </w:rPr>
          </w:pPr>
          <w:hyperlink w:anchor="_Toc68694307" w:history="1">
            <w:r w:rsidR="00D438A6" w:rsidRPr="00FE5FDB">
              <w:rPr>
                <w:rStyle w:val="Hyperlink"/>
                <w:noProof/>
                <w:kern w:val="32"/>
              </w:rPr>
              <w:t>5.2.8 Arter Invasive Punkt (5107)</w:t>
            </w:r>
            <w:r w:rsidR="00D438A6">
              <w:rPr>
                <w:noProof/>
                <w:webHidden/>
              </w:rPr>
              <w:tab/>
            </w:r>
            <w:r w:rsidR="00D438A6">
              <w:rPr>
                <w:noProof/>
                <w:webHidden/>
              </w:rPr>
              <w:fldChar w:fldCharType="begin"/>
            </w:r>
            <w:r w:rsidR="00D438A6">
              <w:rPr>
                <w:noProof/>
                <w:webHidden/>
              </w:rPr>
              <w:instrText xml:space="preserve"> PAGEREF _Toc68694307 \h </w:instrText>
            </w:r>
            <w:r w:rsidR="00D438A6">
              <w:rPr>
                <w:noProof/>
                <w:webHidden/>
              </w:rPr>
            </w:r>
            <w:r w:rsidR="00D438A6">
              <w:rPr>
                <w:noProof/>
                <w:webHidden/>
              </w:rPr>
              <w:fldChar w:fldCharType="separate"/>
            </w:r>
            <w:r w:rsidR="003D3529">
              <w:rPr>
                <w:noProof/>
                <w:webHidden/>
              </w:rPr>
              <w:t>77</w:t>
            </w:r>
            <w:r w:rsidR="00D438A6">
              <w:rPr>
                <w:noProof/>
                <w:webHidden/>
              </w:rPr>
              <w:fldChar w:fldCharType="end"/>
            </w:r>
          </w:hyperlink>
        </w:p>
        <w:p w14:paraId="441045AE" w14:textId="093588F9" w:rsidR="00D438A6" w:rsidRDefault="00000000">
          <w:pPr>
            <w:pStyle w:val="Indholdsfortegnelse2"/>
            <w:tabs>
              <w:tab w:val="right" w:leader="dot" w:pos="13426"/>
            </w:tabs>
            <w:rPr>
              <w:noProof/>
              <w:color w:val="auto"/>
              <w:lang w:eastAsia="da-DK"/>
            </w:rPr>
          </w:pPr>
          <w:hyperlink w:anchor="_Toc68694308" w:history="1">
            <w:r w:rsidR="00D438A6" w:rsidRPr="00FE5FDB">
              <w:rPr>
                <w:rStyle w:val="Hyperlink"/>
                <w:noProof/>
                <w:kern w:val="32"/>
              </w:rPr>
              <w:t>5.2.9 Grønt partnerskab (5108)</w:t>
            </w:r>
            <w:r w:rsidR="00D438A6">
              <w:rPr>
                <w:noProof/>
                <w:webHidden/>
              </w:rPr>
              <w:tab/>
            </w:r>
            <w:r w:rsidR="00D438A6">
              <w:rPr>
                <w:noProof/>
                <w:webHidden/>
              </w:rPr>
              <w:fldChar w:fldCharType="begin"/>
            </w:r>
            <w:r w:rsidR="00D438A6">
              <w:rPr>
                <w:noProof/>
                <w:webHidden/>
              </w:rPr>
              <w:instrText xml:space="preserve"> PAGEREF _Toc68694308 \h </w:instrText>
            </w:r>
            <w:r w:rsidR="00D438A6">
              <w:rPr>
                <w:noProof/>
                <w:webHidden/>
              </w:rPr>
            </w:r>
            <w:r w:rsidR="00D438A6">
              <w:rPr>
                <w:noProof/>
                <w:webHidden/>
              </w:rPr>
              <w:fldChar w:fldCharType="separate"/>
            </w:r>
            <w:r w:rsidR="003D3529">
              <w:rPr>
                <w:noProof/>
                <w:webHidden/>
              </w:rPr>
              <w:t>78</w:t>
            </w:r>
            <w:r w:rsidR="00D438A6">
              <w:rPr>
                <w:noProof/>
                <w:webHidden/>
              </w:rPr>
              <w:fldChar w:fldCharType="end"/>
            </w:r>
          </w:hyperlink>
        </w:p>
        <w:p w14:paraId="3F4E0625" w14:textId="1EED5C24" w:rsidR="00D438A6" w:rsidRDefault="00000000">
          <w:pPr>
            <w:pStyle w:val="Indholdsfortegnelse1"/>
            <w:tabs>
              <w:tab w:val="right" w:leader="dot" w:pos="13426"/>
            </w:tabs>
            <w:rPr>
              <w:noProof/>
              <w:color w:val="auto"/>
              <w:lang w:eastAsia="da-DK"/>
            </w:rPr>
          </w:pPr>
          <w:hyperlink w:anchor="_Toc68694309" w:history="1">
            <w:r w:rsidR="00D438A6" w:rsidRPr="00FE5FDB">
              <w:rPr>
                <w:rStyle w:val="Hyperlink"/>
                <w:noProof/>
              </w:rPr>
              <w:t>5.3 Miljø</w:t>
            </w:r>
            <w:r w:rsidR="00D438A6">
              <w:rPr>
                <w:noProof/>
                <w:webHidden/>
              </w:rPr>
              <w:tab/>
            </w:r>
            <w:r w:rsidR="00D438A6">
              <w:rPr>
                <w:noProof/>
                <w:webHidden/>
              </w:rPr>
              <w:fldChar w:fldCharType="begin"/>
            </w:r>
            <w:r w:rsidR="00D438A6">
              <w:rPr>
                <w:noProof/>
                <w:webHidden/>
              </w:rPr>
              <w:instrText xml:space="preserve"> PAGEREF _Toc68694309 \h </w:instrText>
            </w:r>
            <w:r w:rsidR="00D438A6">
              <w:rPr>
                <w:noProof/>
                <w:webHidden/>
              </w:rPr>
            </w:r>
            <w:r w:rsidR="00D438A6">
              <w:rPr>
                <w:noProof/>
                <w:webHidden/>
              </w:rPr>
              <w:fldChar w:fldCharType="separate"/>
            </w:r>
            <w:r w:rsidR="003D3529">
              <w:rPr>
                <w:noProof/>
                <w:webHidden/>
              </w:rPr>
              <w:t>81</w:t>
            </w:r>
            <w:r w:rsidR="00D438A6">
              <w:rPr>
                <w:noProof/>
                <w:webHidden/>
              </w:rPr>
              <w:fldChar w:fldCharType="end"/>
            </w:r>
          </w:hyperlink>
        </w:p>
        <w:p w14:paraId="2F4E7C6E" w14:textId="4A3A857F" w:rsidR="00D438A6" w:rsidRDefault="00000000">
          <w:pPr>
            <w:pStyle w:val="Indholdsfortegnelse2"/>
            <w:tabs>
              <w:tab w:val="right" w:leader="dot" w:pos="13426"/>
            </w:tabs>
            <w:rPr>
              <w:noProof/>
              <w:color w:val="auto"/>
              <w:lang w:eastAsia="da-DK"/>
            </w:rPr>
          </w:pPr>
          <w:hyperlink w:anchor="_Toc68694310" w:history="1">
            <w:r w:rsidR="00D438A6" w:rsidRPr="00FE5FDB">
              <w:rPr>
                <w:rStyle w:val="Hyperlink"/>
                <w:noProof/>
                <w:kern w:val="32"/>
              </w:rPr>
              <w:t>5.3.1 Affaldprod_udbringning (5200)</w:t>
            </w:r>
            <w:r w:rsidR="00D438A6">
              <w:rPr>
                <w:noProof/>
                <w:webHidden/>
              </w:rPr>
              <w:tab/>
            </w:r>
            <w:r w:rsidR="00D438A6">
              <w:rPr>
                <w:noProof/>
                <w:webHidden/>
              </w:rPr>
              <w:fldChar w:fldCharType="begin"/>
            </w:r>
            <w:r w:rsidR="00D438A6">
              <w:rPr>
                <w:noProof/>
                <w:webHidden/>
              </w:rPr>
              <w:instrText xml:space="preserve"> PAGEREF _Toc68694310 \h </w:instrText>
            </w:r>
            <w:r w:rsidR="00D438A6">
              <w:rPr>
                <w:noProof/>
                <w:webHidden/>
              </w:rPr>
            </w:r>
            <w:r w:rsidR="00D438A6">
              <w:rPr>
                <w:noProof/>
                <w:webHidden/>
              </w:rPr>
              <w:fldChar w:fldCharType="separate"/>
            </w:r>
            <w:r w:rsidR="003D3529">
              <w:rPr>
                <w:noProof/>
                <w:webHidden/>
              </w:rPr>
              <w:t>81</w:t>
            </w:r>
            <w:r w:rsidR="00D438A6">
              <w:rPr>
                <w:noProof/>
                <w:webHidden/>
              </w:rPr>
              <w:fldChar w:fldCharType="end"/>
            </w:r>
          </w:hyperlink>
        </w:p>
        <w:p w14:paraId="71084A45" w14:textId="6B6F8E8A" w:rsidR="00D438A6" w:rsidRDefault="00000000">
          <w:pPr>
            <w:pStyle w:val="Indholdsfortegnelse1"/>
            <w:tabs>
              <w:tab w:val="right" w:leader="dot" w:pos="13426"/>
            </w:tabs>
            <w:rPr>
              <w:noProof/>
              <w:color w:val="auto"/>
              <w:lang w:eastAsia="da-DK"/>
            </w:rPr>
          </w:pPr>
          <w:hyperlink w:anchor="_Toc68694311" w:history="1">
            <w:r w:rsidR="00D438A6" w:rsidRPr="00FE5FDB">
              <w:rPr>
                <w:rStyle w:val="Hyperlink"/>
                <w:noProof/>
              </w:rPr>
              <w:t>5.4 Landbrug</w:t>
            </w:r>
            <w:r w:rsidR="00D438A6">
              <w:rPr>
                <w:noProof/>
                <w:webHidden/>
              </w:rPr>
              <w:tab/>
            </w:r>
            <w:r w:rsidR="00D438A6">
              <w:rPr>
                <w:noProof/>
                <w:webHidden/>
              </w:rPr>
              <w:fldChar w:fldCharType="begin"/>
            </w:r>
            <w:r w:rsidR="00D438A6">
              <w:rPr>
                <w:noProof/>
                <w:webHidden/>
              </w:rPr>
              <w:instrText xml:space="preserve"> PAGEREF _Toc68694311 \h </w:instrText>
            </w:r>
            <w:r w:rsidR="00D438A6">
              <w:rPr>
                <w:noProof/>
                <w:webHidden/>
              </w:rPr>
            </w:r>
            <w:r w:rsidR="00D438A6">
              <w:rPr>
                <w:noProof/>
                <w:webHidden/>
              </w:rPr>
              <w:fldChar w:fldCharType="separate"/>
            </w:r>
            <w:r w:rsidR="003D3529">
              <w:rPr>
                <w:noProof/>
                <w:webHidden/>
              </w:rPr>
              <w:t>83</w:t>
            </w:r>
            <w:r w:rsidR="00D438A6">
              <w:rPr>
                <w:noProof/>
                <w:webHidden/>
              </w:rPr>
              <w:fldChar w:fldCharType="end"/>
            </w:r>
          </w:hyperlink>
        </w:p>
        <w:p w14:paraId="66162FC0" w14:textId="198EA2EE" w:rsidR="00D438A6" w:rsidRDefault="00000000">
          <w:pPr>
            <w:pStyle w:val="Indholdsfortegnelse2"/>
            <w:tabs>
              <w:tab w:val="right" w:leader="dot" w:pos="13426"/>
            </w:tabs>
            <w:rPr>
              <w:noProof/>
              <w:color w:val="auto"/>
              <w:lang w:eastAsia="da-DK"/>
            </w:rPr>
          </w:pPr>
          <w:hyperlink w:anchor="_Toc68694312" w:history="1">
            <w:r w:rsidR="00D438A6" w:rsidRPr="00FE5FDB">
              <w:rPr>
                <w:rStyle w:val="Hyperlink"/>
                <w:noProof/>
                <w:kern w:val="32"/>
              </w:rPr>
              <w:t>5.4.1 Genopdyrkningsret (5300)</w:t>
            </w:r>
            <w:r w:rsidR="00D438A6">
              <w:rPr>
                <w:noProof/>
                <w:webHidden/>
              </w:rPr>
              <w:tab/>
            </w:r>
            <w:r w:rsidR="00D438A6">
              <w:rPr>
                <w:noProof/>
                <w:webHidden/>
              </w:rPr>
              <w:fldChar w:fldCharType="begin"/>
            </w:r>
            <w:r w:rsidR="00D438A6">
              <w:rPr>
                <w:noProof/>
                <w:webHidden/>
              </w:rPr>
              <w:instrText xml:space="preserve"> PAGEREF _Toc68694312 \h </w:instrText>
            </w:r>
            <w:r w:rsidR="00D438A6">
              <w:rPr>
                <w:noProof/>
                <w:webHidden/>
              </w:rPr>
            </w:r>
            <w:r w:rsidR="00D438A6">
              <w:rPr>
                <w:noProof/>
                <w:webHidden/>
              </w:rPr>
              <w:fldChar w:fldCharType="separate"/>
            </w:r>
            <w:r w:rsidR="003D3529">
              <w:rPr>
                <w:noProof/>
                <w:webHidden/>
              </w:rPr>
              <w:t>83</w:t>
            </w:r>
            <w:r w:rsidR="00D438A6">
              <w:rPr>
                <w:noProof/>
                <w:webHidden/>
              </w:rPr>
              <w:fldChar w:fldCharType="end"/>
            </w:r>
          </w:hyperlink>
        </w:p>
        <w:p w14:paraId="7C32CE29" w14:textId="67D9D054" w:rsidR="00D438A6" w:rsidRDefault="00000000">
          <w:pPr>
            <w:pStyle w:val="Indholdsfortegnelse1"/>
            <w:tabs>
              <w:tab w:val="right" w:leader="dot" w:pos="13426"/>
            </w:tabs>
            <w:rPr>
              <w:noProof/>
              <w:color w:val="auto"/>
              <w:lang w:eastAsia="da-DK"/>
            </w:rPr>
          </w:pPr>
          <w:hyperlink w:anchor="_Toc68694313" w:history="1">
            <w:r w:rsidR="00D438A6" w:rsidRPr="00FE5FDB">
              <w:rPr>
                <w:rStyle w:val="Hyperlink"/>
                <w:noProof/>
              </w:rPr>
              <w:t>5.5 Affald og genbrug</w:t>
            </w:r>
            <w:r w:rsidR="00D438A6">
              <w:rPr>
                <w:noProof/>
                <w:webHidden/>
              </w:rPr>
              <w:tab/>
            </w:r>
            <w:r w:rsidR="00D438A6">
              <w:rPr>
                <w:noProof/>
                <w:webHidden/>
              </w:rPr>
              <w:fldChar w:fldCharType="begin"/>
            </w:r>
            <w:r w:rsidR="00D438A6">
              <w:rPr>
                <w:noProof/>
                <w:webHidden/>
              </w:rPr>
              <w:instrText xml:space="preserve"> PAGEREF _Toc68694313 \h </w:instrText>
            </w:r>
            <w:r w:rsidR="00D438A6">
              <w:rPr>
                <w:noProof/>
                <w:webHidden/>
              </w:rPr>
            </w:r>
            <w:r w:rsidR="00D438A6">
              <w:rPr>
                <w:noProof/>
                <w:webHidden/>
              </w:rPr>
              <w:fldChar w:fldCharType="separate"/>
            </w:r>
            <w:r w:rsidR="003D3529">
              <w:rPr>
                <w:noProof/>
                <w:webHidden/>
              </w:rPr>
              <w:t>85</w:t>
            </w:r>
            <w:r w:rsidR="00D438A6">
              <w:rPr>
                <w:noProof/>
                <w:webHidden/>
              </w:rPr>
              <w:fldChar w:fldCharType="end"/>
            </w:r>
          </w:hyperlink>
        </w:p>
        <w:p w14:paraId="441BECEF" w14:textId="46F621E8" w:rsidR="00D438A6" w:rsidRDefault="00000000">
          <w:pPr>
            <w:pStyle w:val="Indholdsfortegnelse2"/>
            <w:tabs>
              <w:tab w:val="right" w:leader="dot" w:pos="13426"/>
            </w:tabs>
            <w:rPr>
              <w:noProof/>
              <w:color w:val="auto"/>
              <w:lang w:eastAsia="da-DK"/>
            </w:rPr>
          </w:pPr>
          <w:hyperlink w:anchor="_Toc68694314" w:history="1">
            <w:r w:rsidR="00D438A6" w:rsidRPr="00FE5FDB">
              <w:rPr>
                <w:rStyle w:val="Hyperlink"/>
                <w:noProof/>
                <w:kern w:val="32"/>
              </w:rPr>
              <w:t>5.5.1 Affaldsområde (5400)</w:t>
            </w:r>
            <w:r w:rsidR="00D438A6">
              <w:rPr>
                <w:noProof/>
                <w:webHidden/>
              </w:rPr>
              <w:tab/>
            </w:r>
            <w:r w:rsidR="00D438A6">
              <w:rPr>
                <w:noProof/>
                <w:webHidden/>
              </w:rPr>
              <w:fldChar w:fldCharType="begin"/>
            </w:r>
            <w:r w:rsidR="00D438A6">
              <w:rPr>
                <w:noProof/>
                <w:webHidden/>
              </w:rPr>
              <w:instrText xml:space="preserve"> PAGEREF _Toc68694314 \h </w:instrText>
            </w:r>
            <w:r w:rsidR="00D438A6">
              <w:rPr>
                <w:noProof/>
                <w:webHidden/>
              </w:rPr>
            </w:r>
            <w:r w:rsidR="00D438A6">
              <w:rPr>
                <w:noProof/>
                <w:webHidden/>
              </w:rPr>
              <w:fldChar w:fldCharType="separate"/>
            </w:r>
            <w:r w:rsidR="003D3529">
              <w:rPr>
                <w:noProof/>
                <w:webHidden/>
              </w:rPr>
              <w:t>85</w:t>
            </w:r>
            <w:r w:rsidR="00D438A6">
              <w:rPr>
                <w:noProof/>
                <w:webHidden/>
              </w:rPr>
              <w:fldChar w:fldCharType="end"/>
            </w:r>
          </w:hyperlink>
        </w:p>
        <w:p w14:paraId="7E5D7858" w14:textId="181E7511" w:rsidR="00D438A6" w:rsidRDefault="00000000">
          <w:pPr>
            <w:pStyle w:val="Indholdsfortegnelse2"/>
            <w:tabs>
              <w:tab w:val="right" w:leader="dot" w:pos="13426"/>
            </w:tabs>
            <w:rPr>
              <w:noProof/>
              <w:color w:val="auto"/>
              <w:lang w:eastAsia="da-DK"/>
            </w:rPr>
          </w:pPr>
          <w:hyperlink w:anchor="_Toc68694315" w:history="1">
            <w:r w:rsidR="00D438A6" w:rsidRPr="00FE5FDB">
              <w:rPr>
                <w:rStyle w:val="Hyperlink"/>
                <w:noProof/>
                <w:kern w:val="32"/>
              </w:rPr>
              <w:t>5.5.2 Genbrugsplads (5401)</w:t>
            </w:r>
            <w:r w:rsidR="00D438A6">
              <w:rPr>
                <w:noProof/>
                <w:webHidden/>
              </w:rPr>
              <w:tab/>
            </w:r>
            <w:r w:rsidR="00D438A6">
              <w:rPr>
                <w:noProof/>
                <w:webHidden/>
              </w:rPr>
              <w:fldChar w:fldCharType="begin"/>
            </w:r>
            <w:r w:rsidR="00D438A6">
              <w:rPr>
                <w:noProof/>
                <w:webHidden/>
              </w:rPr>
              <w:instrText xml:space="preserve"> PAGEREF _Toc68694315 \h </w:instrText>
            </w:r>
            <w:r w:rsidR="00D438A6">
              <w:rPr>
                <w:noProof/>
                <w:webHidden/>
              </w:rPr>
            </w:r>
            <w:r w:rsidR="00D438A6">
              <w:rPr>
                <w:noProof/>
                <w:webHidden/>
              </w:rPr>
              <w:fldChar w:fldCharType="separate"/>
            </w:r>
            <w:r w:rsidR="003D3529">
              <w:rPr>
                <w:noProof/>
                <w:webHidden/>
              </w:rPr>
              <w:t>86</w:t>
            </w:r>
            <w:r w:rsidR="00D438A6">
              <w:rPr>
                <w:noProof/>
                <w:webHidden/>
              </w:rPr>
              <w:fldChar w:fldCharType="end"/>
            </w:r>
          </w:hyperlink>
        </w:p>
        <w:p w14:paraId="62DEBAE8" w14:textId="6D8AB35A" w:rsidR="00D438A6" w:rsidRDefault="00000000">
          <w:pPr>
            <w:pStyle w:val="Indholdsfortegnelse2"/>
            <w:tabs>
              <w:tab w:val="right" w:leader="dot" w:pos="13426"/>
            </w:tabs>
            <w:rPr>
              <w:noProof/>
              <w:color w:val="auto"/>
              <w:lang w:eastAsia="da-DK"/>
            </w:rPr>
          </w:pPr>
          <w:hyperlink w:anchor="_Toc68694316" w:history="1">
            <w:r w:rsidR="00D438A6" w:rsidRPr="00FE5FDB">
              <w:rPr>
                <w:rStyle w:val="Hyperlink"/>
                <w:noProof/>
                <w:kern w:val="32"/>
              </w:rPr>
              <w:t>5.5.3 Container (5402)</w:t>
            </w:r>
            <w:r w:rsidR="00D438A6">
              <w:rPr>
                <w:noProof/>
                <w:webHidden/>
              </w:rPr>
              <w:tab/>
            </w:r>
            <w:r w:rsidR="00D438A6">
              <w:rPr>
                <w:noProof/>
                <w:webHidden/>
              </w:rPr>
              <w:fldChar w:fldCharType="begin"/>
            </w:r>
            <w:r w:rsidR="00D438A6">
              <w:rPr>
                <w:noProof/>
                <w:webHidden/>
              </w:rPr>
              <w:instrText xml:space="preserve"> PAGEREF _Toc68694316 \h </w:instrText>
            </w:r>
            <w:r w:rsidR="00D438A6">
              <w:rPr>
                <w:noProof/>
                <w:webHidden/>
              </w:rPr>
            </w:r>
            <w:r w:rsidR="00D438A6">
              <w:rPr>
                <w:noProof/>
                <w:webHidden/>
              </w:rPr>
              <w:fldChar w:fldCharType="separate"/>
            </w:r>
            <w:r w:rsidR="003D3529">
              <w:rPr>
                <w:noProof/>
                <w:webHidden/>
              </w:rPr>
              <w:t>88</w:t>
            </w:r>
            <w:r w:rsidR="00D438A6">
              <w:rPr>
                <w:noProof/>
                <w:webHidden/>
              </w:rPr>
              <w:fldChar w:fldCharType="end"/>
            </w:r>
          </w:hyperlink>
        </w:p>
        <w:p w14:paraId="15B548B3" w14:textId="530B10ED" w:rsidR="00D438A6" w:rsidRDefault="00000000">
          <w:pPr>
            <w:pStyle w:val="Indholdsfortegnelse1"/>
            <w:tabs>
              <w:tab w:val="right" w:leader="dot" w:pos="13426"/>
            </w:tabs>
            <w:rPr>
              <w:noProof/>
              <w:color w:val="auto"/>
              <w:lang w:eastAsia="da-DK"/>
            </w:rPr>
          </w:pPr>
          <w:hyperlink w:anchor="_Toc68694317" w:history="1">
            <w:r w:rsidR="00D438A6" w:rsidRPr="00FE5FDB">
              <w:rPr>
                <w:rStyle w:val="Hyperlink"/>
                <w:noProof/>
              </w:rPr>
              <w:t>5.6 Forsyning</w:t>
            </w:r>
            <w:r w:rsidR="00D438A6">
              <w:rPr>
                <w:noProof/>
                <w:webHidden/>
              </w:rPr>
              <w:tab/>
            </w:r>
            <w:r w:rsidR="00D438A6">
              <w:rPr>
                <w:noProof/>
                <w:webHidden/>
              </w:rPr>
              <w:fldChar w:fldCharType="begin"/>
            </w:r>
            <w:r w:rsidR="00D438A6">
              <w:rPr>
                <w:noProof/>
                <w:webHidden/>
              </w:rPr>
              <w:instrText xml:space="preserve"> PAGEREF _Toc68694317 \h </w:instrText>
            </w:r>
            <w:r w:rsidR="00D438A6">
              <w:rPr>
                <w:noProof/>
                <w:webHidden/>
              </w:rPr>
            </w:r>
            <w:r w:rsidR="00D438A6">
              <w:rPr>
                <w:noProof/>
                <w:webHidden/>
              </w:rPr>
              <w:fldChar w:fldCharType="separate"/>
            </w:r>
            <w:r w:rsidR="003D3529">
              <w:rPr>
                <w:noProof/>
                <w:webHidden/>
              </w:rPr>
              <w:t>91</w:t>
            </w:r>
            <w:r w:rsidR="00D438A6">
              <w:rPr>
                <w:noProof/>
                <w:webHidden/>
              </w:rPr>
              <w:fldChar w:fldCharType="end"/>
            </w:r>
          </w:hyperlink>
        </w:p>
        <w:p w14:paraId="66B2BC83" w14:textId="7B4BFC9C" w:rsidR="00D438A6" w:rsidRDefault="00000000">
          <w:pPr>
            <w:pStyle w:val="Indholdsfortegnelse2"/>
            <w:tabs>
              <w:tab w:val="right" w:leader="dot" w:pos="13426"/>
            </w:tabs>
            <w:rPr>
              <w:noProof/>
              <w:color w:val="auto"/>
              <w:lang w:eastAsia="da-DK"/>
            </w:rPr>
          </w:pPr>
          <w:hyperlink w:anchor="_Toc68694318" w:history="1">
            <w:r w:rsidR="00D438A6" w:rsidRPr="00FE5FDB">
              <w:rPr>
                <w:rStyle w:val="Hyperlink"/>
                <w:noProof/>
                <w:kern w:val="32"/>
              </w:rPr>
              <w:t>5.6.1 Elforsyningsområde (5500)</w:t>
            </w:r>
            <w:r w:rsidR="00D438A6">
              <w:rPr>
                <w:noProof/>
                <w:webHidden/>
              </w:rPr>
              <w:tab/>
            </w:r>
            <w:r w:rsidR="00D438A6">
              <w:rPr>
                <w:noProof/>
                <w:webHidden/>
              </w:rPr>
              <w:fldChar w:fldCharType="begin"/>
            </w:r>
            <w:r w:rsidR="00D438A6">
              <w:rPr>
                <w:noProof/>
                <w:webHidden/>
              </w:rPr>
              <w:instrText xml:space="preserve"> PAGEREF _Toc68694318 \h </w:instrText>
            </w:r>
            <w:r w:rsidR="00D438A6">
              <w:rPr>
                <w:noProof/>
                <w:webHidden/>
              </w:rPr>
            </w:r>
            <w:r w:rsidR="00D438A6">
              <w:rPr>
                <w:noProof/>
                <w:webHidden/>
              </w:rPr>
              <w:fldChar w:fldCharType="separate"/>
            </w:r>
            <w:r w:rsidR="003D3529">
              <w:rPr>
                <w:noProof/>
                <w:webHidden/>
              </w:rPr>
              <w:t>91</w:t>
            </w:r>
            <w:r w:rsidR="00D438A6">
              <w:rPr>
                <w:noProof/>
                <w:webHidden/>
              </w:rPr>
              <w:fldChar w:fldCharType="end"/>
            </w:r>
          </w:hyperlink>
        </w:p>
        <w:p w14:paraId="71F6E459" w14:textId="49A4DBC2" w:rsidR="00D438A6" w:rsidRDefault="00000000">
          <w:pPr>
            <w:pStyle w:val="Indholdsfortegnelse2"/>
            <w:tabs>
              <w:tab w:val="right" w:leader="dot" w:pos="13426"/>
            </w:tabs>
            <w:rPr>
              <w:noProof/>
              <w:color w:val="auto"/>
              <w:lang w:eastAsia="da-DK"/>
            </w:rPr>
          </w:pPr>
          <w:hyperlink w:anchor="_Toc68694319" w:history="1">
            <w:r w:rsidR="00D438A6" w:rsidRPr="00FE5FDB">
              <w:rPr>
                <w:rStyle w:val="Hyperlink"/>
                <w:noProof/>
                <w:kern w:val="32"/>
              </w:rPr>
              <w:t>5.6.7 Spildevandsplanpunkter (5506)</w:t>
            </w:r>
            <w:r w:rsidR="00D438A6">
              <w:rPr>
                <w:noProof/>
                <w:webHidden/>
              </w:rPr>
              <w:tab/>
            </w:r>
            <w:r w:rsidR="00D438A6">
              <w:rPr>
                <w:noProof/>
                <w:webHidden/>
              </w:rPr>
              <w:fldChar w:fldCharType="begin"/>
            </w:r>
            <w:r w:rsidR="00D438A6">
              <w:rPr>
                <w:noProof/>
                <w:webHidden/>
              </w:rPr>
              <w:instrText xml:space="preserve"> PAGEREF _Toc68694319 \h </w:instrText>
            </w:r>
            <w:r w:rsidR="00D438A6">
              <w:rPr>
                <w:noProof/>
                <w:webHidden/>
              </w:rPr>
            </w:r>
            <w:r w:rsidR="00D438A6">
              <w:rPr>
                <w:noProof/>
                <w:webHidden/>
              </w:rPr>
              <w:fldChar w:fldCharType="separate"/>
            </w:r>
            <w:r w:rsidR="003D3529">
              <w:rPr>
                <w:noProof/>
                <w:webHidden/>
              </w:rPr>
              <w:t>92</w:t>
            </w:r>
            <w:r w:rsidR="00D438A6">
              <w:rPr>
                <w:noProof/>
                <w:webHidden/>
              </w:rPr>
              <w:fldChar w:fldCharType="end"/>
            </w:r>
          </w:hyperlink>
        </w:p>
        <w:p w14:paraId="27A326B7" w14:textId="21A56B24" w:rsidR="00D438A6" w:rsidRDefault="00000000">
          <w:pPr>
            <w:pStyle w:val="Indholdsfortegnelse2"/>
            <w:tabs>
              <w:tab w:val="right" w:leader="dot" w:pos="13426"/>
            </w:tabs>
            <w:rPr>
              <w:noProof/>
              <w:color w:val="auto"/>
              <w:lang w:eastAsia="da-DK"/>
            </w:rPr>
          </w:pPr>
          <w:hyperlink w:anchor="_Toc68694320" w:history="1">
            <w:r w:rsidR="00D438A6" w:rsidRPr="00FE5FDB">
              <w:rPr>
                <w:rStyle w:val="Hyperlink"/>
                <w:noProof/>
                <w:kern w:val="32"/>
              </w:rPr>
              <w:t>5.6.8 Fiberkabel (5507)</w:t>
            </w:r>
            <w:r w:rsidR="00D438A6">
              <w:rPr>
                <w:noProof/>
                <w:webHidden/>
              </w:rPr>
              <w:tab/>
            </w:r>
            <w:r w:rsidR="00D438A6">
              <w:rPr>
                <w:noProof/>
                <w:webHidden/>
              </w:rPr>
              <w:fldChar w:fldCharType="begin"/>
            </w:r>
            <w:r w:rsidR="00D438A6">
              <w:rPr>
                <w:noProof/>
                <w:webHidden/>
              </w:rPr>
              <w:instrText xml:space="preserve"> PAGEREF _Toc68694320 \h </w:instrText>
            </w:r>
            <w:r w:rsidR="00D438A6">
              <w:rPr>
                <w:noProof/>
                <w:webHidden/>
              </w:rPr>
            </w:r>
            <w:r w:rsidR="00D438A6">
              <w:rPr>
                <w:noProof/>
                <w:webHidden/>
              </w:rPr>
              <w:fldChar w:fldCharType="separate"/>
            </w:r>
            <w:r w:rsidR="003D3529">
              <w:rPr>
                <w:noProof/>
                <w:webHidden/>
              </w:rPr>
              <w:t>93</w:t>
            </w:r>
            <w:r w:rsidR="00D438A6">
              <w:rPr>
                <w:noProof/>
                <w:webHidden/>
              </w:rPr>
              <w:fldChar w:fldCharType="end"/>
            </w:r>
          </w:hyperlink>
        </w:p>
        <w:p w14:paraId="3911020A" w14:textId="019D6352" w:rsidR="00D438A6" w:rsidRDefault="00000000">
          <w:pPr>
            <w:pStyle w:val="Indholdsfortegnelse2"/>
            <w:tabs>
              <w:tab w:val="right" w:leader="dot" w:pos="13426"/>
            </w:tabs>
            <w:rPr>
              <w:noProof/>
              <w:color w:val="auto"/>
              <w:lang w:eastAsia="da-DK"/>
            </w:rPr>
          </w:pPr>
          <w:hyperlink w:anchor="_Toc68694321" w:history="1">
            <w:r w:rsidR="00D438A6" w:rsidRPr="00FE5FDB">
              <w:rPr>
                <w:rStyle w:val="Hyperlink"/>
                <w:noProof/>
                <w:kern w:val="32"/>
              </w:rPr>
              <w:t>5.6.9 Husstandsmøller (5508)</w:t>
            </w:r>
            <w:r w:rsidR="00D438A6">
              <w:rPr>
                <w:noProof/>
                <w:webHidden/>
              </w:rPr>
              <w:tab/>
            </w:r>
            <w:r w:rsidR="00D438A6">
              <w:rPr>
                <w:noProof/>
                <w:webHidden/>
              </w:rPr>
              <w:fldChar w:fldCharType="begin"/>
            </w:r>
            <w:r w:rsidR="00D438A6">
              <w:rPr>
                <w:noProof/>
                <w:webHidden/>
              </w:rPr>
              <w:instrText xml:space="preserve"> PAGEREF _Toc68694321 \h </w:instrText>
            </w:r>
            <w:r w:rsidR="00D438A6">
              <w:rPr>
                <w:noProof/>
                <w:webHidden/>
              </w:rPr>
            </w:r>
            <w:r w:rsidR="00D438A6">
              <w:rPr>
                <w:noProof/>
                <w:webHidden/>
              </w:rPr>
              <w:fldChar w:fldCharType="separate"/>
            </w:r>
            <w:r w:rsidR="003D3529">
              <w:rPr>
                <w:noProof/>
                <w:webHidden/>
              </w:rPr>
              <w:t>94</w:t>
            </w:r>
            <w:r w:rsidR="00D438A6">
              <w:rPr>
                <w:noProof/>
                <w:webHidden/>
              </w:rPr>
              <w:fldChar w:fldCharType="end"/>
            </w:r>
          </w:hyperlink>
        </w:p>
        <w:p w14:paraId="5C87FF04" w14:textId="7BE70BEF" w:rsidR="00D438A6" w:rsidRDefault="00000000">
          <w:pPr>
            <w:pStyle w:val="Indholdsfortegnelse1"/>
            <w:tabs>
              <w:tab w:val="right" w:leader="dot" w:pos="13426"/>
            </w:tabs>
            <w:rPr>
              <w:noProof/>
              <w:color w:val="auto"/>
              <w:lang w:eastAsia="da-DK"/>
            </w:rPr>
          </w:pPr>
          <w:hyperlink w:anchor="_Toc68694322" w:history="1">
            <w:r w:rsidR="00D438A6" w:rsidRPr="00FE5FDB">
              <w:rPr>
                <w:rStyle w:val="Hyperlink"/>
                <w:noProof/>
              </w:rPr>
              <w:t>5.7 Vej og trafik</w:t>
            </w:r>
            <w:r w:rsidR="00D438A6">
              <w:rPr>
                <w:noProof/>
                <w:webHidden/>
              </w:rPr>
              <w:tab/>
            </w:r>
            <w:r w:rsidR="00D438A6">
              <w:rPr>
                <w:noProof/>
                <w:webHidden/>
              </w:rPr>
              <w:fldChar w:fldCharType="begin"/>
            </w:r>
            <w:r w:rsidR="00D438A6">
              <w:rPr>
                <w:noProof/>
                <w:webHidden/>
              </w:rPr>
              <w:instrText xml:space="preserve"> PAGEREF _Toc68694322 \h </w:instrText>
            </w:r>
            <w:r w:rsidR="00D438A6">
              <w:rPr>
                <w:noProof/>
                <w:webHidden/>
              </w:rPr>
            </w:r>
            <w:r w:rsidR="00D438A6">
              <w:rPr>
                <w:noProof/>
                <w:webHidden/>
              </w:rPr>
              <w:fldChar w:fldCharType="separate"/>
            </w:r>
            <w:r w:rsidR="003D3529">
              <w:rPr>
                <w:noProof/>
                <w:webHidden/>
              </w:rPr>
              <w:t>97</w:t>
            </w:r>
            <w:r w:rsidR="00D438A6">
              <w:rPr>
                <w:noProof/>
                <w:webHidden/>
              </w:rPr>
              <w:fldChar w:fldCharType="end"/>
            </w:r>
          </w:hyperlink>
        </w:p>
        <w:p w14:paraId="684F1DEF" w14:textId="4ACDE465" w:rsidR="00D438A6" w:rsidRDefault="00000000">
          <w:pPr>
            <w:pStyle w:val="Indholdsfortegnelse2"/>
            <w:tabs>
              <w:tab w:val="right" w:leader="dot" w:pos="13426"/>
            </w:tabs>
            <w:rPr>
              <w:noProof/>
              <w:color w:val="auto"/>
              <w:lang w:eastAsia="da-DK"/>
            </w:rPr>
          </w:pPr>
          <w:hyperlink w:anchor="_Toc68694323" w:history="1">
            <w:r w:rsidR="00D438A6" w:rsidRPr="00FE5FDB">
              <w:rPr>
                <w:rStyle w:val="Hyperlink"/>
                <w:noProof/>
                <w:kern w:val="32"/>
              </w:rPr>
              <w:t>5.7.1 Vintervedligeholdelse (5600)</w:t>
            </w:r>
            <w:r w:rsidR="00D438A6">
              <w:rPr>
                <w:noProof/>
                <w:webHidden/>
              </w:rPr>
              <w:tab/>
            </w:r>
            <w:r w:rsidR="00D438A6">
              <w:rPr>
                <w:noProof/>
                <w:webHidden/>
              </w:rPr>
              <w:fldChar w:fldCharType="begin"/>
            </w:r>
            <w:r w:rsidR="00D438A6">
              <w:rPr>
                <w:noProof/>
                <w:webHidden/>
              </w:rPr>
              <w:instrText xml:space="preserve"> PAGEREF _Toc68694323 \h </w:instrText>
            </w:r>
            <w:r w:rsidR="00D438A6">
              <w:rPr>
                <w:noProof/>
                <w:webHidden/>
              </w:rPr>
            </w:r>
            <w:r w:rsidR="00D438A6">
              <w:rPr>
                <w:noProof/>
                <w:webHidden/>
              </w:rPr>
              <w:fldChar w:fldCharType="separate"/>
            </w:r>
            <w:r w:rsidR="003D3529">
              <w:rPr>
                <w:noProof/>
                <w:webHidden/>
              </w:rPr>
              <w:t>97</w:t>
            </w:r>
            <w:r w:rsidR="00D438A6">
              <w:rPr>
                <w:noProof/>
                <w:webHidden/>
              </w:rPr>
              <w:fldChar w:fldCharType="end"/>
            </w:r>
          </w:hyperlink>
        </w:p>
        <w:p w14:paraId="3E3C3FBA" w14:textId="75BB170C" w:rsidR="00D438A6" w:rsidRDefault="00000000">
          <w:pPr>
            <w:pStyle w:val="Indholdsfortegnelse2"/>
            <w:tabs>
              <w:tab w:val="right" w:leader="dot" w:pos="13426"/>
            </w:tabs>
            <w:rPr>
              <w:noProof/>
              <w:color w:val="auto"/>
              <w:lang w:eastAsia="da-DK"/>
            </w:rPr>
          </w:pPr>
          <w:hyperlink w:anchor="_Toc68694324" w:history="1">
            <w:r w:rsidR="00D438A6" w:rsidRPr="00FE5FDB">
              <w:rPr>
                <w:rStyle w:val="Hyperlink"/>
                <w:noProof/>
                <w:kern w:val="32"/>
              </w:rPr>
              <w:t>5.7.2 Hastighedsdæmpning (5601)</w:t>
            </w:r>
            <w:r w:rsidR="00D438A6">
              <w:rPr>
                <w:noProof/>
                <w:webHidden/>
              </w:rPr>
              <w:tab/>
            </w:r>
            <w:r w:rsidR="00D438A6">
              <w:rPr>
                <w:noProof/>
                <w:webHidden/>
              </w:rPr>
              <w:fldChar w:fldCharType="begin"/>
            </w:r>
            <w:r w:rsidR="00D438A6">
              <w:rPr>
                <w:noProof/>
                <w:webHidden/>
              </w:rPr>
              <w:instrText xml:space="preserve"> PAGEREF _Toc68694324 \h </w:instrText>
            </w:r>
            <w:r w:rsidR="00D438A6">
              <w:rPr>
                <w:noProof/>
                <w:webHidden/>
              </w:rPr>
            </w:r>
            <w:r w:rsidR="00D438A6">
              <w:rPr>
                <w:noProof/>
                <w:webHidden/>
              </w:rPr>
              <w:fldChar w:fldCharType="separate"/>
            </w:r>
            <w:r w:rsidR="003D3529">
              <w:rPr>
                <w:noProof/>
                <w:webHidden/>
              </w:rPr>
              <w:t>98</w:t>
            </w:r>
            <w:r w:rsidR="00D438A6">
              <w:rPr>
                <w:noProof/>
                <w:webHidden/>
              </w:rPr>
              <w:fldChar w:fldCharType="end"/>
            </w:r>
          </w:hyperlink>
        </w:p>
        <w:p w14:paraId="28659D9C" w14:textId="5AA7B143" w:rsidR="00D438A6" w:rsidRDefault="00000000">
          <w:pPr>
            <w:pStyle w:val="Indholdsfortegnelse2"/>
            <w:tabs>
              <w:tab w:val="right" w:leader="dot" w:pos="13426"/>
            </w:tabs>
            <w:rPr>
              <w:noProof/>
              <w:color w:val="auto"/>
              <w:lang w:eastAsia="da-DK"/>
            </w:rPr>
          </w:pPr>
          <w:hyperlink w:anchor="_Toc68694325" w:history="1">
            <w:r w:rsidR="00D438A6" w:rsidRPr="00FE5FDB">
              <w:rPr>
                <w:rStyle w:val="Hyperlink"/>
                <w:noProof/>
                <w:kern w:val="32"/>
              </w:rPr>
              <w:t>5.7.3 P-zoner (5602)</w:t>
            </w:r>
            <w:r w:rsidR="00D438A6">
              <w:rPr>
                <w:noProof/>
                <w:webHidden/>
              </w:rPr>
              <w:tab/>
            </w:r>
            <w:r w:rsidR="00D438A6">
              <w:rPr>
                <w:noProof/>
                <w:webHidden/>
              </w:rPr>
              <w:fldChar w:fldCharType="begin"/>
            </w:r>
            <w:r w:rsidR="00D438A6">
              <w:rPr>
                <w:noProof/>
                <w:webHidden/>
              </w:rPr>
              <w:instrText xml:space="preserve"> PAGEREF _Toc68694325 \h </w:instrText>
            </w:r>
            <w:r w:rsidR="00D438A6">
              <w:rPr>
                <w:noProof/>
                <w:webHidden/>
              </w:rPr>
            </w:r>
            <w:r w:rsidR="00D438A6">
              <w:rPr>
                <w:noProof/>
                <w:webHidden/>
              </w:rPr>
              <w:fldChar w:fldCharType="separate"/>
            </w:r>
            <w:r w:rsidR="003D3529">
              <w:rPr>
                <w:noProof/>
                <w:webHidden/>
              </w:rPr>
              <w:t>101</w:t>
            </w:r>
            <w:r w:rsidR="00D438A6">
              <w:rPr>
                <w:noProof/>
                <w:webHidden/>
              </w:rPr>
              <w:fldChar w:fldCharType="end"/>
            </w:r>
          </w:hyperlink>
        </w:p>
        <w:p w14:paraId="5D5C37BF" w14:textId="653704FD" w:rsidR="00D438A6" w:rsidRDefault="00000000">
          <w:pPr>
            <w:pStyle w:val="Indholdsfortegnelse2"/>
            <w:tabs>
              <w:tab w:val="right" w:leader="dot" w:pos="13426"/>
            </w:tabs>
            <w:rPr>
              <w:noProof/>
              <w:color w:val="auto"/>
              <w:lang w:eastAsia="da-DK"/>
            </w:rPr>
          </w:pPr>
          <w:hyperlink w:anchor="_Toc68694326" w:history="1">
            <w:r w:rsidR="00D438A6" w:rsidRPr="00FE5FDB">
              <w:rPr>
                <w:rStyle w:val="Hyperlink"/>
                <w:noProof/>
                <w:kern w:val="32"/>
              </w:rPr>
              <w:t>5.7.4 Hastighedszone (5603)</w:t>
            </w:r>
            <w:r w:rsidR="00D438A6">
              <w:rPr>
                <w:noProof/>
                <w:webHidden/>
              </w:rPr>
              <w:tab/>
            </w:r>
            <w:r w:rsidR="00D438A6">
              <w:rPr>
                <w:noProof/>
                <w:webHidden/>
              </w:rPr>
              <w:fldChar w:fldCharType="begin"/>
            </w:r>
            <w:r w:rsidR="00D438A6">
              <w:rPr>
                <w:noProof/>
                <w:webHidden/>
              </w:rPr>
              <w:instrText xml:space="preserve"> PAGEREF _Toc68694326 \h </w:instrText>
            </w:r>
            <w:r w:rsidR="00D438A6">
              <w:rPr>
                <w:noProof/>
                <w:webHidden/>
              </w:rPr>
            </w:r>
            <w:r w:rsidR="00D438A6">
              <w:rPr>
                <w:noProof/>
                <w:webHidden/>
              </w:rPr>
              <w:fldChar w:fldCharType="separate"/>
            </w:r>
            <w:r w:rsidR="003D3529">
              <w:rPr>
                <w:noProof/>
                <w:webHidden/>
              </w:rPr>
              <w:t>103</w:t>
            </w:r>
            <w:r w:rsidR="00D438A6">
              <w:rPr>
                <w:noProof/>
                <w:webHidden/>
              </w:rPr>
              <w:fldChar w:fldCharType="end"/>
            </w:r>
          </w:hyperlink>
        </w:p>
        <w:p w14:paraId="35D37E91" w14:textId="1BFCA106" w:rsidR="00D438A6" w:rsidRDefault="00000000">
          <w:pPr>
            <w:pStyle w:val="Indholdsfortegnelse2"/>
            <w:tabs>
              <w:tab w:val="right" w:leader="dot" w:pos="13426"/>
            </w:tabs>
            <w:rPr>
              <w:noProof/>
              <w:color w:val="auto"/>
              <w:lang w:eastAsia="da-DK"/>
            </w:rPr>
          </w:pPr>
          <w:hyperlink w:anchor="_Toc68694327" w:history="1">
            <w:r w:rsidR="00D438A6" w:rsidRPr="00FE5FDB">
              <w:rPr>
                <w:rStyle w:val="Hyperlink"/>
                <w:noProof/>
                <w:kern w:val="32"/>
              </w:rPr>
              <w:t>5.7.5 Kørselsregulering (5604)</w:t>
            </w:r>
            <w:r w:rsidR="00D438A6">
              <w:rPr>
                <w:noProof/>
                <w:webHidden/>
              </w:rPr>
              <w:tab/>
            </w:r>
            <w:r w:rsidR="00D438A6">
              <w:rPr>
                <w:noProof/>
                <w:webHidden/>
              </w:rPr>
              <w:fldChar w:fldCharType="begin"/>
            </w:r>
            <w:r w:rsidR="00D438A6">
              <w:rPr>
                <w:noProof/>
                <w:webHidden/>
              </w:rPr>
              <w:instrText xml:space="preserve"> PAGEREF _Toc68694327 \h </w:instrText>
            </w:r>
            <w:r w:rsidR="00D438A6">
              <w:rPr>
                <w:noProof/>
                <w:webHidden/>
              </w:rPr>
            </w:r>
            <w:r w:rsidR="00D438A6">
              <w:rPr>
                <w:noProof/>
                <w:webHidden/>
              </w:rPr>
              <w:fldChar w:fldCharType="separate"/>
            </w:r>
            <w:r w:rsidR="003D3529">
              <w:rPr>
                <w:noProof/>
                <w:webHidden/>
              </w:rPr>
              <w:t>104</w:t>
            </w:r>
            <w:r w:rsidR="00D438A6">
              <w:rPr>
                <w:noProof/>
                <w:webHidden/>
              </w:rPr>
              <w:fldChar w:fldCharType="end"/>
            </w:r>
          </w:hyperlink>
        </w:p>
        <w:p w14:paraId="0DAB54E6" w14:textId="0EBEFFCF" w:rsidR="00D438A6" w:rsidRDefault="00000000">
          <w:pPr>
            <w:pStyle w:val="Indholdsfortegnelse2"/>
            <w:tabs>
              <w:tab w:val="right" w:leader="dot" w:pos="13426"/>
            </w:tabs>
            <w:rPr>
              <w:noProof/>
              <w:color w:val="auto"/>
              <w:lang w:eastAsia="da-DK"/>
            </w:rPr>
          </w:pPr>
          <w:hyperlink w:anchor="_Toc68694328" w:history="1">
            <w:r w:rsidR="00D438A6" w:rsidRPr="00FE5FDB">
              <w:rPr>
                <w:rStyle w:val="Hyperlink"/>
                <w:noProof/>
                <w:kern w:val="32"/>
              </w:rPr>
              <w:t>5.7.6 Trafik_byggelinje (5605)</w:t>
            </w:r>
            <w:r w:rsidR="00D438A6">
              <w:rPr>
                <w:noProof/>
                <w:webHidden/>
              </w:rPr>
              <w:tab/>
            </w:r>
            <w:r w:rsidR="00D438A6">
              <w:rPr>
                <w:noProof/>
                <w:webHidden/>
              </w:rPr>
              <w:fldChar w:fldCharType="begin"/>
            </w:r>
            <w:r w:rsidR="00D438A6">
              <w:rPr>
                <w:noProof/>
                <w:webHidden/>
              </w:rPr>
              <w:instrText xml:space="preserve"> PAGEREF _Toc68694328 \h </w:instrText>
            </w:r>
            <w:r w:rsidR="00D438A6">
              <w:rPr>
                <w:noProof/>
                <w:webHidden/>
              </w:rPr>
            </w:r>
            <w:r w:rsidR="00D438A6">
              <w:rPr>
                <w:noProof/>
                <w:webHidden/>
              </w:rPr>
              <w:fldChar w:fldCharType="separate"/>
            </w:r>
            <w:r w:rsidR="003D3529">
              <w:rPr>
                <w:noProof/>
                <w:webHidden/>
              </w:rPr>
              <w:t>106</w:t>
            </w:r>
            <w:r w:rsidR="00D438A6">
              <w:rPr>
                <w:noProof/>
                <w:webHidden/>
              </w:rPr>
              <w:fldChar w:fldCharType="end"/>
            </w:r>
          </w:hyperlink>
        </w:p>
        <w:p w14:paraId="00E4B554" w14:textId="51D36804" w:rsidR="00D438A6" w:rsidRDefault="00000000">
          <w:pPr>
            <w:pStyle w:val="Indholdsfortegnelse2"/>
            <w:tabs>
              <w:tab w:val="right" w:leader="dot" w:pos="13426"/>
            </w:tabs>
            <w:rPr>
              <w:noProof/>
              <w:color w:val="auto"/>
              <w:lang w:eastAsia="da-DK"/>
            </w:rPr>
          </w:pPr>
          <w:hyperlink w:anchor="_Toc68694329" w:history="1">
            <w:r w:rsidR="00D438A6" w:rsidRPr="00FE5FDB">
              <w:rPr>
                <w:rStyle w:val="Hyperlink"/>
                <w:noProof/>
                <w:kern w:val="32"/>
              </w:rPr>
              <w:t>5.7.7 Vejinventar (5606)</w:t>
            </w:r>
            <w:r w:rsidR="00D438A6">
              <w:rPr>
                <w:noProof/>
                <w:webHidden/>
              </w:rPr>
              <w:tab/>
            </w:r>
            <w:r w:rsidR="00D438A6">
              <w:rPr>
                <w:noProof/>
                <w:webHidden/>
              </w:rPr>
              <w:fldChar w:fldCharType="begin"/>
            </w:r>
            <w:r w:rsidR="00D438A6">
              <w:rPr>
                <w:noProof/>
                <w:webHidden/>
              </w:rPr>
              <w:instrText xml:space="preserve"> PAGEREF _Toc68694329 \h </w:instrText>
            </w:r>
            <w:r w:rsidR="00D438A6">
              <w:rPr>
                <w:noProof/>
                <w:webHidden/>
              </w:rPr>
            </w:r>
            <w:r w:rsidR="00D438A6">
              <w:rPr>
                <w:noProof/>
                <w:webHidden/>
              </w:rPr>
              <w:fldChar w:fldCharType="separate"/>
            </w:r>
            <w:r w:rsidR="003D3529">
              <w:rPr>
                <w:noProof/>
                <w:webHidden/>
              </w:rPr>
              <w:t>108</w:t>
            </w:r>
            <w:r w:rsidR="00D438A6">
              <w:rPr>
                <w:noProof/>
                <w:webHidden/>
              </w:rPr>
              <w:fldChar w:fldCharType="end"/>
            </w:r>
          </w:hyperlink>
        </w:p>
        <w:p w14:paraId="610D0CB7" w14:textId="57E008C8" w:rsidR="00D438A6" w:rsidRDefault="00000000">
          <w:pPr>
            <w:pStyle w:val="Indholdsfortegnelse1"/>
            <w:tabs>
              <w:tab w:val="right" w:leader="dot" w:pos="13426"/>
            </w:tabs>
            <w:rPr>
              <w:noProof/>
              <w:color w:val="auto"/>
              <w:lang w:eastAsia="da-DK"/>
            </w:rPr>
          </w:pPr>
          <w:hyperlink w:anchor="_Toc68694330" w:history="1">
            <w:r w:rsidR="00D438A6" w:rsidRPr="00FE5FDB">
              <w:rPr>
                <w:rStyle w:val="Hyperlink"/>
                <w:noProof/>
              </w:rPr>
              <w:t>5.8 Administration</w:t>
            </w:r>
            <w:r w:rsidR="00D438A6">
              <w:rPr>
                <w:noProof/>
                <w:webHidden/>
              </w:rPr>
              <w:tab/>
            </w:r>
            <w:r w:rsidR="00D438A6">
              <w:rPr>
                <w:noProof/>
                <w:webHidden/>
              </w:rPr>
              <w:fldChar w:fldCharType="begin"/>
            </w:r>
            <w:r w:rsidR="00D438A6">
              <w:rPr>
                <w:noProof/>
                <w:webHidden/>
              </w:rPr>
              <w:instrText xml:space="preserve"> PAGEREF _Toc68694330 \h </w:instrText>
            </w:r>
            <w:r w:rsidR="00D438A6">
              <w:rPr>
                <w:noProof/>
                <w:webHidden/>
              </w:rPr>
            </w:r>
            <w:r w:rsidR="00D438A6">
              <w:rPr>
                <w:noProof/>
                <w:webHidden/>
              </w:rPr>
              <w:fldChar w:fldCharType="separate"/>
            </w:r>
            <w:r w:rsidR="003D3529">
              <w:rPr>
                <w:noProof/>
                <w:webHidden/>
              </w:rPr>
              <w:t>110</w:t>
            </w:r>
            <w:r w:rsidR="00D438A6">
              <w:rPr>
                <w:noProof/>
                <w:webHidden/>
              </w:rPr>
              <w:fldChar w:fldCharType="end"/>
            </w:r>
          </w:hyperlink>
        </w:p>
        <w:p w14:paraId="4CADA0F9" w14:textId="31B9AB09" w:rsidR="00D438A6" w:rsidRDefault="00000000">
          <w:pPr>
            <w:pStyle w:val="Indholdsfortegnelse2"/>
            <w:tabs>
              <w:tab w:val="right" w:leader="dot" w:pos="13426"/>
            </w:tabs>
            <w:rPr>
              <w:noProof/>
              <w:color w:val="auto"/>
              <w:lang w:eastAsia="da-DK"/>
            </w:rPr>
          </w:pPr>
          <w:hyperlink w:anchor="_Toc68694331" w:history="1">
            <w:r w:rsidR="00D438A6" w:rsidRPr="00FE5FDB">
              <w:rPr>
                <w:rStyle w:val="Hyperlink"/>
                <w:noProof/>
              </w:rPr>
              <w:t>5.8.1 Grundejerforeninger/Vejlav (5700)</w:t>
            </w:r>
            <w:r w:rsidR="00D438A6">
              <w:rPr>
                <w:noProof/>
                <w:webHidden/>
              </w:rPr>
              <w:tab/>
            </w:r>
            <w:r w:rsidR="00D438A6">
              <w:rPr>
                <w:noProof/>
                <w:webHidden/>
              </w:rPr>
              <w:fldChar w:fldCharType="begin"/>
            </w:r>
            <w:r w:rsidR="00D438A6">
              <w:rPr>
                <w:noProof/>
                <w:webHidden/>
              </w:rPr>
              <w:instrText xml:space="preserve"> PAGEREF _Toc68694331 \h </w:instrText>
            </w:r>
            <w:r w:rsidR="00D438A6">
              <w:rPr>
                <w:noProof/>
                <w:webHidden/>
              </w:rPr>
            </w:r>
            <w:r w:rsidR="00D438A6">
              <w:rPr>
                <w:noProof/>
                <w:webHidden/>
              </w:rPr>
              <w:fldChar w:fldCharType="separate"/>
            </w:r>
            <w:r w:rsidR="003D3529">
              <w:rPr>
                <w:noProof/>
                <w:webHidden/>
              </w:rPr>
              <w:t>110</w:t>
            </w:r>
            <w:r w:rsidR="00D438A6">
              <w:rPr>
                <w:noProof/>
                <w:webHidden/>
              </w:rPr>
              <w:fldChar w:fldCharType="end"/>
            </w:r>
          </w:hyperlink>
        </w:p>
        <w:p w14:paraId="3C054341" w14:textId="3A0BF94C" w:rsidR="00D438A6" w:rsidRDefault="00000000">
          <w:pPr>
            <w:pStyle w:val="Indholdsfortegnelse2"/>
            <w:tabs>
              <w:tab w:val="right" w:leader="dot" w:pos="13426"/>
            </w:tabs>
            <w:rPr>
              <w:noProof/>
              <w:color w:val="auto"/>
              <w:lang w:eastAsia="da-DK"/>
            </w:rPr>
          </w:pPr>
          <w:hyperlink w:anchor="_Toc68694332" w:history="1">
            <w:r w:rsidR="00D438A6" w:rsidRPr="00FE5FDB">
              <w:rPr>
                <w:rStyle w:val="Hyperlink"/>
                <w:noProof/>
              </w:rPr>
              <w:t>5.8.2 Lokalrådsområde (5701)</w:t>
            </w:r>
            <w:r w:rsidR="00D438A6">
              <w:rPr>
                <w:noProof/>
                <w:webHidden/>
              </w:rPr>
              <w:tab/>
            </w:r>
            <w:r w:rsidR="00D438A6">
              <w:rPr>
                <w:noProof/>
                <w:webHidden/>
              </w:rPr>
              <w:fldChar w:fldCharType="begin"/>
            </w:r>
            <w:r w:rsidR="00D438A6">
              <w:rPr>
                <w:noProof/>
                <w:webHidden/>
              </w:rPr>
              <w:instrText xml:space="preserve"> PAGEREF _Toc68694332 \h </w:instrText>
            </w:r>
            <w:r w:rsidR="00D438A6">
              <w:rPr>
                <w:noProof/>
                <w:webHidden/>
              </w:rPr>
            </w:r>
            <w:r w:rsidR="00D438A6">
              <w:rPr>
                <w:noProof/>
                <w:webHidden/>
              </w:rPr>
              <w:fldChar w:fldCharType="separate"/>
            </w:r>
            <w:r w:rsidR="003D3529">
              <w:rPr>
                <w:noProof/>
                <w:webHidden/>
              </w:rPr>
              <w:t>112</w:t>
            </w:r>
            <w:r w:rsidR="00D438A6">
              <w:rPr>
                <w:noProof/>
                <w:webHidden/>
              </w:rPr>
              <w:fldChar w:fldCharType="end"/>
            </w:r>
          </w:hyperlink>
        </w:p>
        <w:p w14:paraId="30F1E370" w14:textId="3DAE7205" w:rsidR="00D438A6" w:rsidRDefault="00000000">
          <w:pPr>
            <w:pStyle w:val="Indholdsfortegnelse2"/>
            <w:tabs>
              <w:tab w:val="right" w:leader="dot" w:pos="13426"/>
            </w:tabs>
            <w:rPr>
              <w:noProof/>
              <w:color w:val="auto"/>
              <w:lang w:eastAsia="da-DK"/>
            </w:rPr>
          </w:pPr>
          <w:hyperlink w:anchor="_Toc68694333" w:history="1">
            <w:r w:rsidR="00D438A6" w:rsidRPr="00FE5FDB">
              <w:rPr>
                <w:rStyle w:val="Hyperlink"/>
                <w:noProof/>
              </w:rPr>
              <w:t>5.8.3 Skorstensfejerdistrikt (5702)</w:t>
            </w:r>
            <w:r w:rsidR="00D438A6">
              <w:rPr>
                <w:noProof/>
                <w:webHidden/>
              </w:rPr>
              <w:tab/>
            </w:r>
            <w:r w:rsidR="00D438A6">
              <w:rPr>
                <w:noProof/>
                <w:webHidden/>
              </w:rPr>
              <w:fldChar w:fldCharType="begin"/>
            </w:r>
            <w:r w:rsidR="00D438A6">
              <w:rPr>
                <w:noProof/>
                <w:webHidden/>
              </w:rPr>
              <w:instrText xml:space="preserve"> PAGEREF _Toc68694333 \h </w:instrText>
            </w:r>
            <w:r w:rsidR="00D438A6">
              <w:rPr>
                <w:noProof/>
                <w:webHidden/>
              </w:rPr>
            </w:r>
            <w:r w:rsidR="00D438A6">
              <w:rPr>
                <w:noProof/>
                <w:webHidden/>
              </w:rPr>
              <w:fldChar w:fldCharType="separate"/>
            </w:r>
            <w:r w:rsidR="003D3529">
              <w:rPr>
                <w:noProof/>
                <w:webHidden/>
              </w:rPr>
              <w:t>113</w:t>
            </w:r>
            <w:r w:rsidR="00D438A6">
              <w:rPr>
                <w:noProof/>
                <w:webHidden/>
              </w:rPr>
              <w:fldChar w:fldCharType="end"/>
            </w:r>
          </w:hyperlink>
        </w:p>
        <w:p w14:paraId="4AAF1CD3" w14:textId="36EBB85D" w:rsidR="00D438A6" w:rsidRDefault="00000000">
          <w:pPr>
            <w:pStyle w:val="Indholdsfortegnelse2"/>
            <w:tabs>
              <w:tab w:val="right" w:leader="dot" w:pos="13426"/>
            </w:tabs>
            <w:rPr>
              <w:noProof/>
              <w:color w:val="auto"/>
              <w:lang w:eastAsia="da-DK"/>
            </w:rPr>
          </w:pPr>
          <w:hyperlink w:anchor="_Toc68694334" w:history="1">
            <w:r w:rsidR="00D438A6" w:rsidRPr="00FE5FDB">
              <w:rPr>
                <w:rStyle w:val="Hyperlink"/>
                <w:noProof/>
              </w:rPr>
              <w:t>5.8.4 Afstemningssted (5703)</w:t>
            </w:r>
            <w:r w:rsidR="00D438A6">
              <w:rPr>
                <w:noProof/>
                <w:webHidden/>
              </w:rPr>
              <w:tab/>
            </w:r>
            <w:r w:rsidR="00D438A6">
              <w:rPr>
                <w:noProof/>
                <w:webHidden/>
              </w:rPr>
              <w:fldChar w:fldCharType="begin"/>
            </w:r>
            <w:r w:rsidR="00D438A6">
              <w:rPr>
                <w:noProof/>
                <w:webHidden/>
              </w:rPr>
              <w:instrText xml:space="preserve"> PAGEREF _Toc68694334 \h </w:instrText>
            </w:r>
            <w:r w:rsidR="00D438A6">
              <w:rPr>
                <w:noProof/>
                <w:webHidden/>
              </w:rPr>
            </w:r>
            <w:r w:rsidR="00D438A6">
              <w:rPr>
                <w:noProof/>
                <w:webHidden/>
              </w:rPr>
              <w:fldChar w:fldCharType="separate"/>
            </w:r>
            <w:r w:rsidR="003D3529">
              <w:rPr>
                <w:noProof/>
                <w:webHidden/>
              </w:rPr>
              <w:t>114</w:t>
            </w:r>
            <w:r w:rsidR="00D438A6">
              <w:rPr>
                <w:noProof/>
                <w:webHidden/>
              </w:rPr>
              <w:fldChar w:fldCharType="end"/>
            </w:r>
          </w:hyperlink>
        </w:p>
        <w:p w14:paraId="3AF19C06" w14:textId="5A59978A" w:rsidR="00D438A6" w:rsidRDefault="00000000">
          <w:pPr>
            <w:pStyle w:val="Indholdsfortegnelse2"/>
            <w:tabs>
              <w:tab w:val="right" w:leader="dot" w:pos="13426"/>
            </w:tabs>
            <w:rPr>
              <w:noProof/>
              <w:color w:val="auto"/>
              <w:lang w:eastAsia="da-DK"/>
            </w:rPr>
          </w:pPr>
          <w:hyperlink w:anchor="_Toc68694335" w:history="1">
            <w:r w:rsidR="00D438A6" w:rsidRPr="00FE5FDB">
              <w:rPr>
                <w:rStyle w:val="Hyperlink"/>
                <w:noProof/>
              </w:rPr>
              <w:t>5.8.5 Afstemningsområde (5704) *</w:t>
            </w:r>
            <w:r w:rsidR="00D438A6">
              <w:rPr>
                <w:noProof/>
                <w:webHidden/>
              </w:rPr>
              <w:tab/>
            </w:r>
            <w:r w:rsidR="00D438A6">
              <w:rPr>
                <w:noProof/>
                <w:webHidden/>
              </w:rPr>
              <w:fldChar w:fldCharType="begin"/>
            </w:r>
            <w:r w:rsidR="00D438A6">
              <w:rPr>
                <w:noProof/>
                <w:webHidden/>
              </w:rPr>
              <w:instrText xml:space="preserve"> PAGEREF _Toc68694335 \h </w:instrText>
            </w:r>
            <w:r w:rsidR="00D438A6">
              <w:rPr>
                <w:noProof/>
                <w:webHidden/>
              </w:rPr>
            </w:r>
            <w:r w:rsidR="00D438A6">
              <w:rPr>
                <w:noProof/>
                <w:webHidden/>
              </w:rPr>
              <w:fldChar w:fldCharType="separate"/>
            </w:r>
            <w:r w:rsidR="003D3529">
              <w:rPr>
                <w:noProof/>
                <w:webHidden/>
              </w:rPr>
              <w:t>116</w:t>
            </w:r>
            <w:r w:rsidR="00D438A6">
              <w:rPr>
                <w:noProof/>
                <w:webHidden/>
              </w:rPr>
              <w:fldChar w:fldCharType="end"/>
            </w:r>
          </w:hyperlink>
        </w:p>
        <w:p w14:paraId="61FB760F" w14:textId="2F95AC9C" w:rsidR="00D438A6" w:rsidRDefault="00000000">
          <w:pPr>
            <w:pStyle w:val="Indholdsfortegnelse2"/>
            <w:tabs>
              <w:tab w:val="right" w:leader="dot" w:pos="13426"/>
            </w:tabs>
            <w:rPr>
              <w:noProof/>
              <w:color w:val="auto"/>
              <w:lang w:eastAsia="da-DK"/>
            </w:rPr>
          </w:pPr>
          <w:hyperlink w:anchor="_Toc68694336" w:history="1">
            <w:r w:rsidR="00D438A6" w:rsidRPr="00FE5FDB">
              <w:rPr>
                <w:rStyle w:val="Hyperlink"/>
                <w:noProof/>
              </w:rPr>
              <w:t>5.8.6 Forpagtningsareal (5705)</w:t>
            </w:r>
            <w:r w:rsidR="00D438A6">
              <w:rPr>
                <w:noProof/>
                <w:webHidden/>
              </w:rPr>
              <w:tab/>
            </w:r>
            <w:r w:rsidR="00D438A6">
              <w:rPr>
                <w:noProof/>
                <w:webHidden/>
              </w:rPr>
              <w:fldChar w:fldCharType="begin"/>
            </w:r>
            <w:r w:rsidR="00D438A6">
              <w:rPr>
                <w:noProof/>
                <w:webHidden/>
              </w:rPr>
              <w:instrText xml:space="preserve"> PAGEREF _Toc68694336 \h </w:instrText>
            </w:r>
            <w:r w:rsidR="00D438A6">
              <w:rPr>
                <w:noProof/>
                <w:webHidden/>
              </w:rPr>
            </w:r>
            <w:r w:rsidR="00D438A6">
              <w:rPr>
                <w:noProof/>
                <w:webHidden/>
              </w:rPr>
              <w:fldChar w:fldCharType="separate"/>
            </w:r>
            <w:r w:rsidR="003D3529">
              <w:rPr>
                <w:noProof/>
                <w:webHidden/>
              </w:rPr>
              <w:t>117</w:t>
            </w:r>
            <w:r w:rsidR="00D438A6">
              <w:rPr>
                <w:noProof/>
                <w:webHidden/>
              </w:rPr>
              <w:fldChar w:fldCharType="end"/>
            </w:r>
          </w:hyperlink>
        </w:p>
        <w:p w14:paraId="06ECFC2A" w14:textId="08F54ACD" w:rsidR="00D438A6" w:rsidRDefault="00000000">
          <w:pPr>
            <w:pStyle w:val="Indholdsfortegnelse2"/>
            <w:tabs>
              <w:tab w:val="right" w:leader="dot" w:pos="13426"/>
            </w:tabs>
            <w:rPr>
              <w:noProof/>
              <w:color w:val="auto"/>
              <w:lang w:eastAsia="da-DK"/>
            </w:rPr>
          </w:pPr>
          <w:hyperlink w:anchor="_Toc68694337" w:history="1">
            <w:r w:rsidR="00D438A6" w:rsidRPr="00FE5FDB">
              <w:rPr>
                <w:rStyle w:val="Hyperlink"/>
                <w:noProof/>
              </w:rPr>
              <w:t>5.8.7 Havneareal (5706)</w:t>
            </w:r>
            <w:r w:rsidR="00D438A6">
              <w:rPr>
                <w:noProof/>
                <w:webHidden/>
              </w:rPr>
              <w:tab/>
            </w:r>
            <w:r w:rsidR="00D438A6">
              <w:rPr>
                <w:noProof/>
                <w:webHidden/>
              </w:rPr>
              <w:fldChar w:fldCharType="begin"/>
            </w:r>
            <w:r w:rsidR="00D438A6">
              <w:rPr>
                <w:noProof/>
                <w:webHidden/>
              </w:rPr>
              <w:instrText xml:space="preserve"> PAGEREF _Toc68694337 \h </w:instrText>
            </w:r>
            <w:r w:rsidR="00D438A6">
              <w:rPr>
                <w:noProof/>
                <w:webHidden/>
              </w:rPr>
            </w:r>
            <w:r w:rsidR="00D438A6">
              <w:rPr>
                <w:noProof/>
                <w:webHidden/>
              </w:rPr>
              <w:fldChar w:fldCharType="separate"/>
            </w:r>
            <w:r w:rsidR="003D3529">
              <w:rPr>
                <w:noProof/>
                <w:webHidden/>
              </w:rPr>
              <w:t>119</w:t>
            </w:r>
            <w:r w:rsidR="00D438A6">
              <w:rPr>
                <w:noProof/>
                <w:webHidden/>
              </w:rPr>
              <w:fldChar w:fldCharType="end"/>
            </w:r>
          </w:hyperlink>
        </w:p>
        <w:p w14:paraId="4C927B26" w14:textId="3FDECE4C" w:rsidR="00D438A6" w:rsidRDefault="00000000">
          <w:pPr>
            <w:pStyle w:val="Indholdsfortegnelse2"/>
            <w:tabs>
              <w:tab w:val="right" w:leader="dot" w:pos="13426"/>
            </w:tabs>
            <w:rPr>
              <w:noProof/>
              <w:color w:val="auto"/>
              <w:lang w:eastAsia="da-DK"/>
            </w:rPr>
          </w:pPr>
          <w:hyperlink w:anchor="_Toc68694338" w:history="1">
            <w:r w:rsidR="00D438A6" w:rsidRPr="00FE5FDB">
              <w:rPr>
                <w:rStyle w:val="Hyperlink"/>
                <w:noProof/>
              </w:rPr>
              <w:t>5.8.8 Grundsalg (5707)</w:t>
            </w:r>
            <w:r w:rsidR="00D438A6">
              <w:rPr>
                <w:noProof/>
                <w:webHidden/>
              </w:rPr>
              <w:tab/>
            </w:r>
            <w:r w:rsidR="00D438A6">
              <w:rPr>
                <w:noProof/>
                <w:webHidden/>
              </w:rPr>
              <w:fldChar w:fldCharType="begin"/>
            </w:r>
            <w:r w:rsidR="00D438A6">
              <w:rPr>
                <w:noProof/>
                <w:webHidden/>
              </w:rPr>
              <w:instrText xml:space="preserve"> PAGEREF _Toc68694338 \h </w:instrText>
            </w:r>
            <w:r w:rsidR="00D438A6">
              <w:rPr>
                <w:noProof/>
                <w:webHidden/>
              </w:rPr>
            </w:r>
            <w:r w:rsidR="00D438A6">
              <w:rPr>
                <w:noProof/>
                <w:webHidden/>
              </w:rPr>
              <w:fldChar w:fldCharType="separate"/>
            </w:r>
            <w:r w:rsidR="003D3529">
              <w:rPr>
                <w:noProof/>
                <w:webHidden/>
              </w:rPr>
              <w:t>120</w:t>
            </w:r>
            <w:r w:rsidR="00D438A6">
              <w:rPr>
                <w:noProof/>
                <w:webHidden/>
              </w:rPr>
              <w:fldChar w:fldCharType="end"/>
            </w:r>
          </w:hyperlink>
        </w:p>
        <w:p w14:paraId="2A8B3ADF" w14:textId="623F319A" w:rsidR="00D438A6" w:rsidRDefault="00000000">
          <w:pPr>
            <w:pStyle w:val="Indholdsfortegnelse2"/>
            <w:tabs>
              <w:tab w:val="right" w:leader="dot" w:pos="13426"/>
            </w:tabs>
            <w:rPr>
              <w:noProof/>
              <w:color w:val="auto"/>
              <w:lang w:eastAsia="da-DK"/>
            </w:rPr>
          </w:pPr>
          <w:hyperlink w:anchor="_Toc68694339" w:history="1">
            <w:r w:rsidR="00D438A6" w:rsidRPr="00FE5FDB">
              <w:rPr>
                <w:rStyle w:val="Hyperlink"/>
                <w:noProof/>
              </w:rPr>
              <w:t>5.8.11 Børne- og skoledistrikter (5710)</w:t>
            </w:r>
            <w:r w:rsidR="00D438A6">
              <w:rPr>
                <w:noProof/>
                <w:webHidden/>
              </w:rPr>
              <w:tab/>
            </w:r>
            <w:r w:rsidR="00D438A6">
              <w:rPr>
                <w:noProof/>
                <w:webHidden/>
              </w:rPr>
              <w:fldChar w:fldCharType="begin"/>
            </w:r>
            <w:r w:rsidR="00D438A6">
              <w:rPr>
                <w:noProof/>
                <w:webHidden/>
              </w:rPr>
              <w:instrText xml:space="preserve"> PAGEREF _Toc68694339 \h </w:instrText>
            </w:r>
            <w:r w:rsidR="00D438A6">
              <w:rPr>
                <w:noProof/>
                <w:webHidden/>
              </w:rPr>
            </w:r>
            <w:r w:rsidR="00D438A6">
              <w:rPr>
                <w:noProof/>
                <w:webHidden/>
              </w:rPr>
              <w:fldChar w:fldCharType="separate"/>
            </w:r>
            <w:r w:rsidR="003D3529">
              <w:rPr>
                <w:noProof/>
                <w:webHidden/>
              </w:rPr>
              <w:t>123</w:t>
            </w:r>
            <w:r w:rsidR="00D438A6">
              <w:rPr>
                <w:noProof/>
                <w:webHidden/>
              </w:rPr>
              <w:fldChar w:fldCharType="end"/>
            </w:r>
          </w:hyperlink>
        </w:p>
        <w:p w14:paraId="3A5E3D3A" w14:textId="29C8594F" w:rsidR="00D438A6" w:rsidRDefault="00000000">
          <w:pPr>
            <w:pStyle w:val="Indholdsfortegnelse2"/>
            <w:tabs>
              <w:tab w:val="right" w:leader="dot" w:pos="13426"/>
            </w:tabs>
            <w:rPr>
              <w:noProof/>
              <w:color w:val="auto"/>
              <w:lang w:eastAsia="da-DK"/>
            </w:rPr>
          </w:pPr>
          <w:hyperlink w:anchor="_Toc68694340" w:history="1">
            <w:r w:rsidR="00D438A6" w:rsidRPr="00FE5FDB">
              <w:rPr>
                <w:rStyle w:val="Hyperlink"/>
                <w:noProof/>
              </w:rPr>
              <w:t>5.8.12 Andre distrikter (5711)</w:t>
            </w:r>
            <w:r w:rsidR="00D438A6">
              <w:rPr>
                <w:noProof/>
                <w:webHidden/>
              </w:rPr>
              <w:tab/>
            </w:r>
            <w:r w:rsidR="00D438A6">
              <w:rPr>
                <w:noProof/>
                <w:webHidden/>
              </w:rPr>
              <w:fldChar w:fldCharType="begin"/>
            </w:r>
            <w:r w:rsidR="00D438A6">
              <w:rPr>
                <w:noProof/>
                <w:webHidden/>
              </w:rPr>
              <w:instrText xml:space="preserve"> PAGEREF _Toc68694340 \h </w:instrText>
            </w:r>
            <w:r w:rsidR="00D438A6">
              <w:rPr>
                <w:noProof/>
                <w:webHidden/>
              </w:rPr>
            </w:r>
            <w:r w:rsidR="00D438A6">
              <w:rPr>
                <w:noProof/>
                <w:webHidden/>
              </w:rPr>
              <w:fldChar w:fldCharType="separate"/>
            </w:r>
            <w:r w:rsidR="003D3529">
              <w:rPr>
                <w:noProof/>
                <w:webHidden/>
              </w:rPr>
              <w:t>125</w:t>
            </w:r>
            <w:r w:rsidR="00D438A6">
              <w:rPr>
                <w:noProof/>
                <w:webHidden/>
              </w:rPr>
              <w:fldChar w:fldCharType="end"/>
            </w:r>
          </w:hyperlink>
        </w:p>
        <w:p w14:paraId="4C5FA719" w14:textId="3A032A69" w:rsidR="00D438A6" w:rsidRDefault="00000000">
          <w:pPr>
            <w:pStyle w:val="Indholdsfortegnelse2"/>
            <w:tabs>
              <w:tab w:val="right" w:leader="dot" w:pos="13426"/>
            </w:tabs>
            <w:rPr>
              <w:noProof/>
              <w:color w:val="auto"/>
              <w:lang w:eastAsia="da-DK"/>
            </w:rPr>
          </w:pPr>
          <w:hyperlink w:anchor="_Toc68694341" w:history="1">
            <w:r w:rsidR="00D438A6" w:rsidRPr="00FE5FDB">
              <w:rPr>
                <w:rStyle w:val="Hyperlink"/>
                <w:noProof/>
              </w:rPr>
              <w:t>5.8.13 Pleje- og ældredistrikter (5712)</w:t>
            </w:r>
            <w:r w:rsidR="00D438A6">
              <w:rPr>
                <w:noProof/>
                <w:webHidden/>
              </w:rPr>
              <w:tab/>
            </w:r>
            <w:r w:rsidR="00D438A6">
              <w:rPr>
                <w:noProof/>
                <w:webHidden/>
              </w:rPr>
              <w:fldChar w:fldCharType="begin"/>
            </w:r>
            <w:r w:rsidR="00D438A6">
              <w:rPr>
                <w:noProof/>
                <w:webHidden/>
              </w:rPr>
              <w:instrText xml:space="preserve"> PAGEREF _Toc68694341 \h </w:instrText>
            </w:r>
            <w:r w:rsidR="00D438A6">
              <w:rPr>
                <w:noProof/>
                <w:webHidden/>
              </w:rPr>
            </w:r>
            <w:r w:rsidR="00D438A6">
              <w:rPr>
                <w:noProof/>
                <w:webHidden/>
              </w:rPr>
              <w:fldChar w:fldCharType="separate"/>
            </w:r>
            <w:r w:rsidR="003D3529">
              <w:rPr>
                <w:noProof/>
                <w:webHidden/>
              </w:rPr>
              <w:t>127</w:t>
            </w:r>
            <w:r w:rsidR="00D438A6">
              <w:rPr>
                <w:noProof/>
                <w:webHidden/>
              </w:rPr>
              <w:fldChar w:fldCharType="end"/>
            </w:r>
          </w:hyperlink>
        </w:p>
        <w:p w14:paraId="0C9A396F" w14:textId="6CAC1F25" w:rsidR="00D438A6" w:rsidRDefault="00000000">
          <w:pPr>
            <w:pStyle w:val="Indholdsfortegnelse2"/>
            <w:tabs>
              <w:tab w:val="right" w:leader="dot" w:pos="13426"/>
            </w:tabs>
            <w:rPr>
              <w:noProof/>
              <w:color w:val="auto"/>
              <w:lang w:eastAsia="da-DK"/>
            </w:rPr>
          </w:pPr>
          <w:hyperlink w:anchor="_Toc68694342" w:history="1">
            <w:r w:rsidR="00D438A6" w:rsidRPr="00FE5FDB">
              <w:rPr>
                <w:rStyle w:val="Hyperlink"/>
                <w:noProof/>
              </w:rPr>
              <w:t>5.8.14 Prognose- og statistik distrikter (5713)</w:t>
            </w:r>
            <w:r w:rsidR="00D438A6">
              <w:rPr>
                <w:noProof/>
                <w:webHidden/>
              </w:rPr>
              <w:tab/>
            </w:r>
            <w:r w:rsidR="00D438A6">
              <w:rPr>
                <w:noProof/>
                <w:webHidden/>
              </w:rPr>
              <w:fldChar w:fldCharType="begin"/>
            </w:r>
            <w:r w:rsidR="00D438A6">
              <w:rPr>
                <w:noProof/>
                <w:webHidden/>
              </w:rPr>
              <w:instrText xml:space="preserve"> PAGEREF _Toc68694342 \h </w:instrText>
            </w:r>
            <w:r w:rsidR="00D438A6">
              <w:rPr>
                <w:noProof/>
                <w:webHidden/>
              </w:rPr>
            </w:r>
            <w:r w:rsidR="00D438A6">
              <w:rPr>
                <w:noProof/>
                <w:webHidden/>
              </w:rPr>
              <w:fldChar w:fldCharType="separate"/>
            </w:r>
            <w:r w:rsidR="003D3529">
              <w:rPr>
                <w:noProof/>
                <w:webHidden/>
              </w:rPr>
              <w:t>129</w:t>
            </w:r>
            <w:r w:rsidR="00D438A6">
              <w:rPr>
                <w:noProof/>
                <w:webHidden/>
              </w:rPr>
              <w:fldChar w:fldCharType="end"/>
            </w:r>
          </w:hyperlink>
        </w:p>
        <w:p w14:paraId="139A1884" w14:textId="3771AE5D" w:rsidR="00D438A6" w:rsidRDefault="00000000">
          <w:pPr>
            <w:pStyle w:val="Indholdsfortegnelse2"/>
            <w:tabs>
              <w:tab w:val="right" w:leader="dot" w:pos="13426"/>
            </w:tabs>
            <w:rPr>
              <w:noProof/>
              <w:color w:val="auto"/>
              <w:lang w:eastAsia="da-DK"/>
            </w:rPr>
          </w:pPr>
          <w:hyperlink w:anchor="_Toc68694343" w:history="1">
            <w:r w:rsidR="00D438A6" w:rsidRPr="00FE5FDB">
              <w:rPr>
                <w:rStyle w:val="Hyperlink"/>
                <w:noProof/>
              </w:rPr>
              <w:t>5.8.15 Lærings- og uddannelsesinstitution (5714)*</w:t>
            </w:r>
            <w:r w:rsidR="00D438A6">
              <w:rPr>
                <w:noProof/>
                <w:webHidden/>
              </w:rPr>
              <w:tab/>
            </w:r>
            <w:r w:rsidR="00D438A6">
              <w:rPr>
                <w:noProof/>
                <w:webHidden/>
              </w:rPr>
              <w:fldChar w:fldCharType="begin"/>
            </w:r>
            <w:r w:rsidR="00D438A6">
              <w:rPr>
                <w:noProof/>
                <w:webHidden/>
              </w:rPr>
              <w:instrText xml:space="preserve"> PAGEREF _Toc68694343 \h </w:instrText>
            </w:r>
            <w:r w:rsidR="00D438A6">
              <w:rPr>
                <w:noProof/>
                <w:webHidden/>
              </w:rPr>
            </w:r>
            <w:r w:rsidR="00D438A6">
              <w:rPr>
                <w:noProof/>
                <w:webHidden/>
              </w:rPr>
              <w:fldChar w:fldCharType="separate"/>
            </w:r>
            <w:r w:rsidR="003D3529">
              <w:rPr>
                <w:noProof/>
                <w:webHidden/>
              </w:rPr>
              <w:t>131</w:t>
            </w:r>
            <w:r w:rsidR="00D438A6">
              <w:rPr>
                <w:noProof/>
                <w:webHidden/>
              </w:rPr>
              <w:fldChar w:fldCharType="end"/>
            </w:r>
          </w:hyperlink>
        </w:p>
        <w:p w14:paraId="19AB347B" w14:textId="33AFE2D8" w:rsidR="00D438A6" w:rsidRDefault="00000000">
          <w:pPr>
            <w:pStyle w:val="Indholdsfortegnelse2"/>
            <w:tabs>
              <w:tab w:val="right" w:leader="dot" w:pos="13426"/>
            </w:tabs>
            <w:rPr>
              <w:noProof/>
              <w:color w:val="auto"/>
              <w:lang w:eastAsia="da-DK"/>
            </w:rPr>
          </w:pPr>
          <w:hyperlink w:anchor="_Toc68694344" w:history="1">
            <w:r w:rsidR="00D438A6" w:rsidRPr="00FE5FDB">
              <w:rPr>
                <w:rStyle w:val="Hyperlink"/>
                <w:noProof/>
              </w:rPr>
              <w:t>5.8.16 Botilbud (5715)</w:t>
            </w:r>
            <w:r w:rsidR="00D438A6">
              <w:rPr>
                <w:noProof/>
                <w:webHidden/>
              </w:rPr>
              <w:tab/>
            </w:r>
            <w:r w:rsidR="00D438A6">
              <w:rPr>
                <w:noProof/>
                <w:webHidden/>
              </w:rPr>
              <w:fldChar w:fldCharType="begin"/>
            </w:r>
            <w:r w:rsidR="00D438A6">
              <w:rPr>
                <w:noProof/>
                <w:webHidden/>
              </w:rPr>
              <w:instrText xml:space="preserve"> PAGEREF _Toc68694344 \h </w:instrText>
            </w:r>
            <w:r w:rsidR="00D438A6">
              <w:rPr>
                <w:noProof/>
                <w:webHidden/>
              </w:rPr>
            </w:r>
            <w:r w:rsidR="00D438A6">
              <w:rPr>
                <w:noProof/>
                <w:webHidden/>
              </w:rPr>
              <w:fldChar w:fldCharType="separate"/>
            </w:r>
            <w:r w:rsidR="003D3529">
              <w:rPr>
                <w:noProof/>
                <w:webHidden/>
              </w:rPr>
              <w:t>135</w:t>
            </w:r>
            <w:r w:rsidR="00D438A6">
              <w:rPr>
                <w:noProof/>
                <w:webHidden/>
              </w:rPr>
              <w:fldChar w:fldCharType="end"/>
            </w:r>
          </w:hyperlink>
        </w:p>
        <w:p w14:paraId="580912D2" w14:textId="3BB4AA4C" w:rsidR="00D438A6" w:rsidRDefault="00000000">
          <w:pPr>
            <w:pStyle w:val="Indholdsfortegnelse2"/>
            <w:tabs>
              <w:tab w:val="right" w:leader="dot" w:pos="13426"/>
            </w:tabs>
            <w:rPr>
              <w:noProof/>
              <w:color w:val="auto"/>
              <w:lang w:eastAsia="da-DK"/>
            </w:rPr>
          </w:pPr>
          <w:hyperlink w:anchor="_Toc68694345" w:history="1">
            <w:r w:rsidR="00D438A6" w:rsidRPr="00FE5FDB">
              <w:rPr>
                <w:rStyle w:val="Hyperlink"/>
                <w:noProof/>
              </w:rPr>
              <w:t>5.8.17 Servicetilbud (5716)</w:t>
            </w:r>
            <w:r w:rsidR="00D438A6">
              <w:rPr>
                <w:noProof/>
                <w:webHidden/>
              </w:rPr>
              <w:tab/>
            </w:r>
            <w:r w:rsidR="00D438A6">
              <w:rPr>
                <w:noProof/>
                <w:webHidden/>
              </w:rPr>
              <w:fldChar w:fldCharType="begin"/>
            </w:r>
            <w:r w:rsidR="00D438A6">
              <w:rPr>
                <w:noProof/>
                <w:webHidden/>
              </w:rPr>
              <w:instrText xml:space="preserve"> PAGEREF _Toc68694345 \h </w:instrText>
            </w:r>
            <w:r w:rsidR="00D438A6">
              <w:rPr>
                <w:noProof/>
                <w:webHidden/>
              </w:rPr>
            </w:r>
            <w:r w:rsidR="00D438A6">
              <w:rPr>
                <w:noProof/>
                <w:webHidden/>
              </w:rPr>
              <w:fldChar w:fldCharType="separate"/>
            </w:r>
            <w:r w:rsidR="003D3529">
              <w:rPr>
                <w:noProof/>
                <w:webHidden/>
              </w:rPr>
              <w:t>138</w:t>
            </w:r>
            <w:r w:rsidR="00D438A6">
              <w:rPr>
                <w:noProof/>
                <w:webHidden/>
              </w:rPr>
              <w:fldChar w:fldCharType="end"/>
            </w:r>
          </w:hyperlink>
        </w:p>
        <w:p w14:paraId="6F23EEB5" w14:textId="238C7981" w:rsidR="00D438A6" w:rsidRDefault="00000000">
          <w:pPr>
            <w:pStyle w:val="Indholdsfortegnelse1"/>
            <w:tabs>
              <w:tab w:val="right" w:leader="dot" w:pos="13426"/>
            </w:tabs>
            <w:rPr>
              <w:noProof/>
              <w:color w:val="auto"/>
              <w:lang w:eastAsia="da-DK"/>
            </w:rPr>
          </w:pPr>
          <w:hyperlink w:anchor="_Toc68694346" w:history="1">
            <w:r w:rsidR="00D438A6" w:rsidRPr="00FE5FDB">
              <w:rPr>
                <w:rStyle w:val="Hyperlink"/>
                <w:noProof/>
              </w:rPr>
              <w:t>5.9 Sport, fritid og friluftsliv</w:t>
            </w:r>
            <w:r w:rsidR="00D438A6">
              <w:rPr>
                <w:noProof/>
                <w:webHidden/>
              </w:rPr>
              <w:tab/>
            </w:r>
            <w:r w:rsidR="00D438A6">
              <w:rPr>
                <w:noProof/>
                <w:webHidden/>
              </w:rPr>
              <w:fldChar w:fldCharType="begin"/>
            </w:r>
            <w:r w:rsidR="00D438A6">
              <w:rPr>
                <w:noProof/>
                <w:webHidden/>
              </w:rPr>
              <w:instrText xml:space="preserve"> PAGEREF _Toc68694346 \h </w:instrText>
            </w:r>
            <w:r w:rsidR="00D438A6">
              <w:rPr>
                <w:noProof/>
                <w:webHidden/>
              </w:rPr>
            </w:r>
            <w:r w:rsidR="00D438A6">
              <w:rPr>
                <w:noProof/>
                <w:webHidden/>
              </w:rPr>
              <w:fldChar w:fldCharType="separate"/>
            </w:r>
            <w:r w:rsidR="003D3529">
              <w:rPr>
                <w:noProof/>
                <w:webHidden/>
              </w:rPr>
              <w:t>142</w:t>
            </w:r>
            <w:r w:rsidR="00D438A6">
              <w:rPr>
                <w:noProof/>
                <w:webHidden/>
              </w:rPr>
              <w:fldChar w:fldCharType="end"/>
            </w:r>
          </w:hyperlink>
        </w:p>
        <w:p w14:paraId="50898F96" w14:textId="1F7822A8" w:rsidR="00D438A6" w:rsidRDefault="00000000">
          <w:pPr>
            <w:pStyle w:val="Indholdsfortegnelse2"/>
            <w:tabs>
              <w:tab w:val="right" w:leader="dot" w:pos="13426"/>
            </w:tabs>
            <w:rPr>
              <w:noProof/>
              <w:color w:val="auto"/>
              <w:lang w:eastAsia="da-DK"/>
            </w:rPr>
          </w:pPr>
          <w:hyperlink w:anchor="_Toc68694347" w:history="1">
            <w:r w:rsidR="00D438A6" w:rsidRPr="00FE5FDB">
              <w:rPr>
                <w:rStyle w:val="Hyperlink"/>
                <w:noProof/>
              </w:rPr>
              <w:t>5.9.1 Facilitet_punkt (5800)</w:t>
            </w:r>
            <w:r w:rsidR="00D438A6">
              <w:rPr>
                <w:noProof/>
                <w:webHidden/>
              </w:rPr>
              <w:tab/>
            </w:r>
            <w:r w:rsidR="00D438A6">
              <w:rPr>
                <w:noProof/>
                <w:webHidden/>
              </w:rPr>
              <w:fldChar w:fldCharType="begin"/>
            </w:r>
            <w:r w:rsidR="00D438A6">
              <w:rPr>
                <w:noProof/>
                <w:webHidden/>
              </w:rPr>
              <w:instrText xml:space="preserve"> PAGEREF _Toc68694347 \h </w:instrText>
            </w:r>
            <w:r w:rsidR="00D438A6">
              <w:rPr>
                <w:noProof/>
                <w:webHidden/>
              </w:rPr>
            </w:r>
            <w:r w:rsidR="00D438A6">
              <w:rPr>
                <w:noProof/>
                <w:webHidden/>
              </w:rPr>
              <w:fldChar w:fldCharType="separate"/>
            </w:r>
            <w:r w:rsidR="003D3529">
              <w:rPr>
                <w:noProof/>
                <w:webHidden/>
              </w:rPr>
              <w:t>142</w:t>
            </w:r>
            <w:r w:rsidR="00D438A6">
              <w:rPr>
                <w:noProof/>
                <w:webHidden/>
              </w:rPr>
              <w:fldChar w:fldCharType="end"/>
            </w:r>
          </w:hyperlink>
        </w:p>
        <w:p w14:paraId="485654D1" w14:textId="5BE59B04" w:rsidR="00D438A6" w:rsidRDefault="00000000">
          <w:pPr>
            <w:pStyle w:val="Indholdsfortegnelse2"/>
            <w:tabs>
              <w:tab w:val="right" w:leader="dot" w:pos="13426"/>
            </w:tabs>
            <w:rPr>
              <w:noProof/>
              <w:color w:val="auto"/>
              <w:lang w:eastAsia="da-DK"/>
            </w:rPr>
          </w:pPr>
          <w:hyperlink w:anchor="_Toc68694348" w:history="1">
            <w:r w:rsidR="00D438A6" w:rsidRPr="00FE5FDB">
              <w:rPr>
                <w:rStyle w:val="Hyperlink"/>
                <w:noProof/>
                <w:kern w:val="32"/>
              </w:rPr>
              <w:t>5.9.2 Facilitet_flade (5801)</w:t>
            </w:r>
            <w:r w:rsidR="00D438A6">
              <w:rPr>
                <w:noProof/>
                <w:webHidden/>
              </w:rPr>
              <w:tab/>
            </w:r>
            <w:r w:rsidR="00D438A6">
              <w:rPr>
                <w:noProof/>
                <w:webHidden/>
              </w:rPr>
              <w:fldChar w:fldCharType="begin"/>
            </w:r>
            <w:r w:rsidR="00D438A6">
              <w:rPr>
                <w:noProof/>
                <w:webHidden/>
              </w:rPr>
              <w:instrText xml:space="preserve"> PAGEREF _Toc68694348 \h </w:instrText>
            </w:r>
            <w:r w:rsidR="00D438A6">
              <w:rPr>
                <w:noProof/>
                <w:webHidden/>
              </w:rPr>
            </w:r>
            <w:r w:rsidR="00D438A6">
              <w:rPr>
                <w:noProof/>
                <w:webHidden/>
              </w:rPr>
              <w:fldChar w:fldCharType="separate"/>
            </w:r>
            <w:r w:rsidR="003D3529">
              <w:rPr>
                <w:noProof/>
                <w:webHidden/>
              </w:rPr>
              <w:t>152</w:t>
            </w:r>
            <w:r w:rsidR="00D438A6">
              <w:rPr>
                <w:noProof/>
                <w:webHidden/>
              </w:rPr>
              <w:fldChar w:fldCharType="end"/>
            </w:r>
          </w:hyperlink>
        </w:p>
        <w:p w14:paraId="3300C246" w14:textId="42295639" w:rsidR="00D438A6" w:rsidRDefault="00000000">
          <w:pPr>
            <w:pStyle w:val="Indholdsfortegnelse2"/>
            <w:tabs>
              <w:tab w:val="right" w:leader="dot" w:pos="13426"/>
            </w:tabs>
            <w:rPr>
              <w:noProof/>
              <w:color w:val="auto"/>
              <w:lang w:eastAsia="da-DK"/>
            </w:rPr>
          </w:pPr>
          <w:hyperlink w:anchor="_Toc68694349" w:history="1">
            <w:r w:rsidR="00D438A6" w:rsidRPr="00FE5FDB">
              <w:rPr>
                <w:rStyle w:val="Hyperlink"/>
                <w:noProof/>
                <w:kern w:val="32"/>
              </w:rPr>
              <w:t>5.9.3 Facilitet_linje (5802)</w:t>
            </w:r>
            <w:r w:rsidR="00D438A6">
              <w:rPr>
                <w:noProof/>
                <w:webHidden/>
              </w:rPr>
              <w:tab/>
            </w:r>
            <w:r w:rsidR="00D438A6">
              <w:rPr>
                <w:noProof/>
                <w:webHidden/>
              </w:rPr>
              <w:fldChar w:fldCharType="begin"/>
            </w:r>
            <w:r w:rsidR="00D438A6">
              <w:rPr>
                <w:noProof/>
                <w:webHidden/>
              </w:rPr>
              <w:instrText xml:space="preserve"> PAGEREF _Toc68694349 \h </w:instrText>
            </w:r>
            <w:r w:rsidR="00D438A6">
              <w:rPr>
                <w:noProof/>
                <w:webHidden/>
              </w:rPr>
            </w:r>
            <w:r w:rsidR="00D438A6">
              <w:rPr>
                <w:noProof/>
                <w:webHidden/>
              </w:rPr>
              <w:fldChar w:fldCharType="separate"/>
            </w:r>
            <w:r w:rsidR="003D3529">
              <w:rPr>
                <w:noProof/>
                <w:webHidden/>
              </w:rPr>
              <w:t>155</w:t>
            </w:r>
            <w:r w:rsidR="00D438A6">
              <w:rPr>
                <w:noProof/>
                <w:webHidden/>
              </w:rPr>
              <w:fldChar w:fldCharType="end"/>
            </w:r>
          </w:hyperlink>
        </w:p>
        <w:p w14:paraId="3F29C3EF" w14:textId="3EFF6E8D" w:rsidR="00D438A6" w:rsidRDefault="00000000">
          <w:pPr>
            <w:pStyle w:val="Indholdsfortegnelse1"/>
            <w:tabs>
              <w:tab w:val="right" w:leader="dot" w:pos="13426"/>
            </w:tabs>
            <w:rPr>
              <w:noProof/>
              <w:color w:val="auto"/>
              <w:lang w:eastAsia="da-DK"/>
            </w:rPr>
          </w:pPr>
          <w:hyperlink w:anchor="_Toc68694350" w:history="1">
            <w:r w:rsidR="00D438A6" w:rsidRPr="00FE5FDB">
              <w:rPr>
                <w:rStyle w:val="Hyperlink"/>
                <w:noProof/>
              </w:rPr>
              <w:t>5.10 Jord og råstof</w:t>
            </w:r>
            <w:r w:rsidR="00D438A6">
              <w:rPr>
                <w:noProof/>
                <w:webHidden/>
              </w:rPr>
              <w:tab/>
            </w:r>
            <w:r w:rsidR="00D438A6">
              <w:rPr>
                <w:noProof/>
                <w:webHidden/>
              </w:rPr>
              <w:fldChar w:fldCharType="begin"/>
            </w:r>
            <w:r w:rsidR="00D438A6">
              <w:rPr>
                <w:noProof/>
                <w:webHidden/>
              </w:rPr>
              <w:instrText xml:space="preserve"> PAGEREF _Toc68694350 \h </w:instrText>
            </w:r>
            <w:r w:rsidR="00D438A6">
              <w:rPr>
                <w:noProof/>
                <w:webHidden/>
              </w:rPr>
            </w:r>
            <w:r w:rsidR="00D438A6">
              <w:rPr>
                <w:noProof/>
                <w:webHidden/>
              </w:rPr>
              <w:fldChar w:fldCharType="separate"/>
            </w:r>
            <w:r w:rsidR="003D3529">
              <w:rPr>
                <w:noProof/>
                <w:webHidden/>
              </w:rPr>
              <w:t>164</w:t>
            </w:r>
            <w:r w:rsidR="00D438A6">
              <w:rPr>
                <w:noProof/>
                <w:webHidden/>
              </w:rPr>
              <w:fldChar w:fldCharType="end"/>
            </w:r>
          </w:hyperlink>
        </w:p>
        <w:p w14:paraId="404E6CC2" w14:textId="1C675BC4" w:rsidR="00D438A6" w:rsidRDefault="00000000">
          <w:pPr>
            <w:pStyle w:val="Indholdsfortegnelse2"/>
            <w:tabs>
              <w:tab w:val="right" w:leader="dot" w:pos="13426"/>
            </w:tabs>
            <w:rPr>
              <w:noProof/>
              <w:color w:val="auto"/>
              <w:lang w:eastAsia="da-DK"/>
            </w:rPr>
          </w:pPr>
          <w:hyperlink w:anchor="_Toc68694351" w:history="1">
            <w:r w:rsidR="00D438A6" w:rsidRPr="00FE5FDB">
              <w:rPr>
                <w:rStyle w:val="Hyperlink"/>
                <w:noProof/>
                <w:kern w:val="32"/>
              </w:rPr>
              <w:t>5.10.1 Jordflytning (5900)</w:t>
            </w:r>
            <w:r w:rsidR="00D438A6">
              <w:rPr>
                <w:noProof/>
                <w:webHidden/>
              </w:rPr>
              <w:tab/>
            </w:r>
            <w:r w:rsidR="00D438A6">
              <w:rPr>
                <w:noProof/>
                <w:webHidden/>
              </w:rPr>
              <w:fldChar w:fldCharType="begin"/>
            </w:r>
            <w:r w:rsidR="00D438A6">
              <w:rPr>
                <w:noProof/>
                <w:webHidden/>
              </w:rPr>
              <w:instrText xml:space="preserve"> PAGEREF _Toc68694351 \h </w:instrText>
            </w:r>
            <w:r w:rsidR="00D438A6">
              <w:rPr>
                <w:noProof/>
                <w:webHidden/>
              </w:rPr>
            </w:r>
            <w:r w:rsidR="00D438A6">
              <w:rPr>
                <w:noProof/>
                <w:webHidden/>
              </w:rPr>
              <w:fldChar w:fldCharType="separate"/>
            </w:r>
            <w:r w:rsidR="003D3529">
              <w:rPr>
                <w:noProof/>
                <w:webHidden/>
              </w:rPr>
              <w:t>164</w:t>
            </w:r>
            <w:r w:rsidR="00D438A6">
              <w:rPr>
                <w:noProof/>
                <w:webHidden/>
              </w:rPr>
              <w:fldChar w:fldCharType="end"/>
            </w:r>
          </w:hyperlink>
        </w:p>
        <w:p w14:paraId="1BAF2C84" w14:textId="3A4E0C6A" w:rsidR="00D438A6" w:rsidRDefault="00000000">
          <w:pPr>
            <w:pStyle w:val="Indholdsfortegnelse2"/>
            <w:tabs>
              <w:tab w:val="right" w:leader="dot" w:pos="13426"/>
            </w:tabs>
            <w:rPr>
              <w:noProof/>
              <w:color w:val="auto"/>
              <w:lang w:eastAsia="da-DK"/>
            </w:rPr>
          </w:pPr>
          <w:hyperlink w:anchor="_Toc68694352" w:history="1">
            <w:r w:rsidR="00D438A6" w:rsidRPr="00FE5FDB">
              <w:rPr>
                <w:rStyle w:val="Hyperlink"/>
                <w:noProof/>
                <w:kern w:val="32"/>
              </w:rPr>
              <w:t>5.10.3 Jordvarmeanlæg (5902)</w:t>
            </w:r>
            <w:r w:rsidR="00D438A6">
              <w:rPr>
                <w:noProof/>
                <w:webHidden/>
              </w:rPr>
              <w:tab/>
            </w:r>
            <w:r w:rsidR="00D438A6">
              <w:rPr>
                <w:noProof/>
                <w:webHidden/>
              </w:rPr>
              <w:fldChar w:fldCharType="begin"/>
            </w:r>
            <w:r w:rsidR="00D438A6">
              <w:rPr>
                <w:noProof/>
                <w:webHidden/>
              </w:rPr>
              <w:instrText xml:space="preserve"> PAGEREF _Toc68694352 \h </w:instrText>
            </w:r>
            <w:r w:rsidR="00D438A6">
              <w:rPr>
                <w:noProof/>
                <w:webHidden/>
              </w:rPr>
            </w:r>
            <w:r w:rsidR="00D438A6">
              <w:rPr>
                <w:noProof/>
                <w:webHidden/>
              </w:rPr>
              <w:fldChar w:fldCharType="separate"/>
            </w:r>
            <w:r w:rsidR="003D3529">
              <w:rPr>
                <w:noProof/>
                <w:webHidden/>
              </w:rPr>
              <w:t>165</w:t>
            </w:r>
            <w:r w:rsidR="00D438A6">
              <w:rPr>
                <w:noProof/>
                <w:webHidden/>
              </w:rPr>
              <w:fldChar w:fldCharType="end"/>
            </w:r>
          </w:hyperlink>
        </w:p>
        <w:p w14:paraId="2A4B75DB" w14:textId="137BD5A9" w:rsidR="00D438A6" w:rsidRDefault="00000000">
          <w:pPr>
            <w:pStyle w:val="Indholdsfortegnelse1"/>
            <w:tabs>
              <w:tab w:val="right" w:leader="dot" w:pos="13426"/>
            </w:tabs>
            <w:rPr>
              <w:noProof/>
              <w:color w:val="auto"/>
              <w:lang w:eastAsia="da-DK"/>
            </w:rPr>
          </w:pPr>
          <w:hyperlink w:anchor="_Toc68694353" w:history="1">
            <w:r w:rsidR="00D438A6" w:rsidRPr="00FE5FDB">
              <w:rPr>
                <w:rStyle w:val="Hyperlink"/>
                <w:noProof/>
              </w:rPr>
              <w:t>5.11 Grundvand</w:t>
            </w:r>
            <w:r w:rsidR="00D438A6">
              <w:rPr>
                <w:noProof/>
                <w:webHidden/>
              </w:rPr>
              <w:tab/>
            </w:r>
            <w:r w:rsidR="00D438A6">
              <w:rPr>
                <w:noProof/>
                <w:webHidden/>
              </w:rPr>
              <w:fldChar w:fldCharType="begin"/>
            </w:r>
            <w:r w:rsidR="00D438A6">
              <w:rPr>
                <w:noProof/>
                <w:webHidden/>
              </w:rPr>
              <w:instrText xml:space="preserve"> PAGEREF _Toc68694353 \h </w:instrText>
            </w:r>
            <w:r w:rsidR="00D438A6">
              <w:rPr>
                <w:noProof/>
                <w:webHidden/>
              </w:rPr>
            </w:r>
            <w:r w:rsidR="00D438A6">
              <w:rPr>
                <w:noProof/>
                <w:webHidden/>
              </w:rPr>
              <w:fldChar w:fldCharType="separate"/>
            </w:r>
            <w:r w:rsidR="003D3529">
              <w:rPr>
                <w:noProof/>
                <w:webHidden/>
              </w:rPr>
              <w:t>168</w:t>
            </w:r>
            <w:r w:rsidR="00D438A6">
              <w:rPr>
                <w:noProof/>
                <w:webHidden/>
              </w:rPr>
              <w:fldChar w:fldCharType="end"/>
            </w:r>
          </w:hyperlink>
        </w:p>
        <w:p w14:paraId="2BF52B5A" w14:textId="42A24D8F" w:rsidR="00D438A6" w:rsidRDefault="00000000">
          <w:pPr>
            <w:pStyle w:val="Indholdsfortegnelse2"/>
            <w:tabs>
              <w:tab w:val="right" w:leader="dot" w:pos="13426"/>
            </w:tabs>
            <w:rPr>
              <w:noProof/>
              <w:color w:val="auto"/>
              <w:lang w:eastAsia="da-DK"/>
            </w:rPr>
          </w:pPr>
          <w:hyperlink w:anchor="_Toc68694354" w:history="1">
            <w:r w:rsidR="00D438A6" w:rsidRPr="00FE5FDB">
              <w:rPr>
                <w:rStyle w:val="Hyperlink"/>
                <w:noProof/>
                <w:kern w:val="32"/>
              </w:rPr>
              <w:t>5.11.1 Potentialekort (6000)</w:t>
            </w:r>
            <w:r w:rsidR="00D438A6">
              <w:rPr>
                <w:noProof/>
                <w:webHidden/>
              </w:rPr>
              <w:tab/>
            </w:r>
            <w:r w:rsidR="00D438A6">
              <w:rPr>
                <w:noProof/>
                <w:webHidden/>
              </w:rPr>
              <w:fldChar w:fldCharType="begin"/>
            </w:r>
            <w:r w:rsidR="00D438A6">
              <w:rPr>
                <w:noProof/>
                <w:webHidden/>
              </w:rPr>
              <w:instrText xml:space="preserve"> PAGEREF _Toc68694354 \h </w:instrText>
            </w:r>
            <w:r w:rsidR="00D438A6">
              <w:rPr>
                <w:noProof/>
                <w:webHidden/>
              </w:rPr>
            </w:r>
            <w:r w:rsidR="00D438A6">
              <w:rPr>
                <w:noProof/>
                <w:webHidden/>
              </w:rPr>
              <w:fldChar w:fldCharType="separate"/>
            </w:r>
            <w:r w:rsidR="003D3529">
              <w:rPr>
                <w:noProof/>
                <w:webHidden/>
              </w:rPr>
              <w:t>168</w:t>
            </w:r>
            <w:r w:rsidR="00D438A6">
              <w:rPr>
                <w:noProof/>
                <w:webHidden/>
              </w:rPr>
              <w:fldChar w:fldCharType="end"/>
            </w:r>
          </w:hyperlink>
        </w:p>
        <w:p w14:paraId="778CD889" w14:textId="2619C3EB" w:rsidR="00D438A6" w:rsidRDefault="00000000">
          <w:pPr>
            <w:pStyle w:val="Indholdsfortegnelse2"/>
            <w:tabs>
              <w:tab w:val="right" w:leader="dot" w:pos="13426"/>
            </w:tabs>
            <w:rPr>
              <w:noProof/>
              <w:color w:val="auto"/>
              <w:lang w:eastAsia="da-DK"/>
            </w:rPr>
          </w:pPr>
          <w:hyperlink w:anchor="_Toc68694355" w:history="1">
            <w:r w:rsidR="00D438A6" w:rsidRPr="00FE5FDB">
              <w:rPr>
                <w:rStyle w:val="Hyperlink"/>
                <w:noProof/>
                <w:kern w:val="32"/>
              </w:rPr>
              <w:t>5.11.2 Potentialekort målepunkter (6001)</w:t>
            </w:r>
            <w:r w:rsidR="00D438A6">
              <w:rPr>
                <w:noProof/>
                <w:webHidden/>
              </w:rPr>
              <w:tab/>
            </w:r>
            <w:r w:rsidR="00D438A6">
              <w:rPr>
                <w:noProof/>
                <w:webHidden/>
              </w:rPr>
              <w:fldChar w:fldCharType="begin"/>
            </w:r>
            <w:r w:rsidR="00D438A6">
              <w:rPr>
                <w:noProof/>
                <w:webHidden/>
              </w:rPr>
              <w:instrText xml:space="preserve"> PAGEREF _Toc68694355 \h </w:instrText>
            </w:r>
            <w:r w:rsidR="00D438A6">
              <w:rPr>
                <w:noProof/>
                <w:webHidden/>
              </w:rPr>
            </w:r>
            <w:r w:rsidR="00D438A6">
              <w:rPr>
                <w:noProof/>
                <w:webHidden/>
              </w:rPr>
              <w:fldChar w:fldCharType="separate"/>
            </w:r>
            <w:r w:rsidR="003D3529">
              <w:rPr>
                <w:noProof/>
                <w:webHidden/>
              </w:rPr>
              <w:t>170</w:t>
            </w:r>
            <w:r w:rsidR="00D438A6">
              <w:rPr>
                <w:noProof/>
                <w:webHidden/>
              </w:rPr>
              <w:fldChar w:fldCharType="end"/>
            </w:r>
          </w:hyperlink>
        </w:p>
        <w:p w14:paraId="715BEC7D" w14:textId="0506AD8F" w:rsidR="00D438A6" w:rsidRDefault="00000000">
          <w:pPr>
            <w:pStyle w:val="Indholdsfortegnelse2"/>
            <w:tabs>
              <w:tab w:val="right" w:leader="dot" w:pos="13426"/>
            </w:tabs>
            <w:rPr>
              <w:noProof/>
              <w:color w:val="auto"/>
              <w:lang w:eastAsia="da-DK"/>
            </w:rPr>
          </w:pPr>
          <w:hyperlink w:anchor="_Toc68694356" w:history="1">
            <w:r w:rsidR="00D438A6" w:rsidRPr="00FE5FDB">
              <w:rPr>
                <w:rStyle w:val="Hyperlink"/>
                <w:noProof/>
                <w:kern w:val="32"/>
              </w:rPr>
              <w:t>5.11.3 Indvindingsopland (6002)</w:t>
            </w:r>
            <w:r w:rsidR="00D438A6">
              <w:rPr>
                <w:noProof/>
                <w:webHidden/>
              </w:rPr>
              <w:tab/>
            </w:r>
            <w:r w:rsidR="00D438A6">
              <w:rPr>
                <w:noProof/>
                <w:webHidden/>
              </w:rPr>
              <w:fldChar w:fldCharType="begin"/>
            </w:r>
            <w:r w:rsidR="00D438A6">
              <w:rPr>
                <w:noProof/>
                <w:webHidden/>
              </w:rPr>
              <w:instrText xml:space="preserve"> PAGEREF _Toc68694356 \h </w:instrText>
            </w:r>
            <w:r w:rsidR="00D438A6">
              <w:rPr>
                <w:noProof/>
                <w:webHidden/>
              </w:rPr>
            </w:r>
            <w:r w:rsidR="00D438A6">
              <w:rPr>
                <w:noProof/>
                <w:webHidden/>
              </w:rPr>
              <w:fldChar w:fldCharType="separate"/>
            </w:r>
            <w:r w:rsidR="003D3529">
              <w:rPr>
                <w:noProof/>
                <w:webHidden/>
              </w:rPr>
              <w:t>171</w:t>
            </w:r>
            <w:r w:rsidR="00D438A6">
              <w:rPr>
                <w:noProof/>
                <w:webHidden/>
              </w:rPr>
              <w:fldChar w:fldCharType="end"/>
            </w:r>
          </w:hyperlink>
        </w:p>
        <w:p w14:paraId="6E8C66D3" w14:textId="7AA4F62A" w:rsidR="00D438A6" w:rsidRDefault="00000000">
          <w:pPr>
            <w:pStyle w:val="Indholdsfortegnelse2"/>
            <w:tabs>
              <w:tab w:val="right" w:leader="dot" w:pos="13426"/>
            </w:tabs>
            <w:rPr>
              <w:noProof/>
              <w:color w:val="auto"/>
              <w:lang w:eastAsia="da-DK"/>
            </w:rPr>
          </w:pPr>
          <w:hyperlink w:anchor="_Toc68694357" w:history="1">
            <w:r w:rsidR="00D438A6" w:rsidRPr="00FE5FDB">
              <w:rPr>
                <w:rStyle w:val="Hyperlink"/>
                <w:noProof/>
                <w:kern w:val="32"/>
              </w:rPr>
              <w:t>5.11.4 Beskyttelseszone (6003)</w:t>
            </w:r>
            <w:r w:rsidR="00D438A6">
              <w:rPr>
                <w:noProof/>
                <w:webHidden/>
              </w:rPr>
              <w:tab/>
            </w:r>
            <w:r w:rsidR="00D438A6">
              <w:rPr>
                <w:noProof/>
                <w:webHidden/>
              </w:rPr>
              <w:fldChar w:fldCharType="begin"/>
            </w:r>
            <w:r w:rsidR="00D438A6">
              <w:rPr>
                <w:noProof/>
                <w:webHidden/>
              </w:rPr>
              <w:instrText xml:space="preserve"> PAGEREF _Toc68694357 \h </w:instrText>
            </w:r>
            <w:r w:rsidR="00D438A6">
              <w:rPr>
                <w:noProof/>
                <w:webHidden/>
              </w:rPr>
            </w:r>
            <w:r w:rsidR="00D438A6">
              <w:rPr>
                <w:noProof/>
                <w:webHidden/>
              </w:rPr>
              <w:fldChar w:fldCharType="separate"/>
            </w:r>
            <w:r w:rsidR="003D3529">
              <w:rPr>
                <w:noProof/>
                <w:webHidden/>
              </w:rPr>
              <w:t>173</w:t>
            </w:r>
            <w:r w:rsidR="00D438A6">
              <w:rPr>
                <w:noProof/>
                <w:webHidden/>
              </w:rPr>
              <w:fldChar w:fldCharType="end"/>
            </w:r>
          </w:hyperlink>
        </w:p>
        <w:p w14:paraId="1B51B0C1" w14:textId="6A078C69" w:rsidR="00D438A6" w:rsidRDefault="00000000">
          <w:pPr>
            <w:pStyle w:val="Indholdsfortegnelse2"/>
            <w:tabs>
              <w:tab w:val="right" w:leader="dot" w:pos="13426"/>
            </w:tabs>
            <w:rPr>
              <w:noProof/>
              <w:color w:val="auto"/>
              <w:lang w:eastAsia="da-DK"/>
            </w:rPr>
          </w:pPr>
          <w:hyperlink w:anchor="_Toc68694358" w:history="1">
            <w:r w:rsidR="00D438A6" w:rsidRPr="00FE5FDB">
              <w:rPr>
                <w:rStyle w:val="Hyperlink"/>
                <w:noProof/>
                <w:kern w:val="32"/>
              </w:rPr>
              <w:t>5.11.5 Vandværksforsyningsområder (6004)</w:t>
            </w:r>
            <w:r w:rsidR="00D438A6">
              <w:rPr>
                <w:noProof/>
                <w:webHidden/>
              </w:rPr>
              <w:tab/>
            </w:r>
            <w:r w:rsidR="00D438A6">
              <w:rPr>
                <w:noProof/>
                <w:webHidden/>
              </w:rPr>
              <w:fldChar w:fldCharType="begin"/>
            </w:r>
            <w:r w:rsidR="00D438A6">
              <w:rPr>
                <w:noProof/>
                <w:webHidden/>
              </w:rPr>
              <w:instrText xml:space="preserve"> PAGEREF _Toc68694358 \h </w:instrText>
            </w:r>
            <w:r w:rsidR="00D438A6">
              <w:rPr>
                <w:noProof/>
                <w:webHidden/>
              </w:rPr>
            </w:r>
            <w:r w:rsidR="00D438A6">
              <w:rPr>
                <w:noProof/>
                <w:webHidden/>
              </w:rPr>
              <w:fldChar w:fldCharType="separate"/>
            </w:r>
            <w:r w:rsidR="003D3529">
              <w:rPr>
                <w:noProof/>
                <w:webHidden/>
              </w:rPr>
              <w:t>175</w:t>
            </w:r>
            <w:r w:rsidR="00D438A6">
              <w:rPr>
                <w:noProof/>
                <w:webHidden/>
              </w:rPr>
              <w:fldChar w:fldCharType="end"/>
            </w:r>
          </w:hyperlink>
        </w:p>
        <w:p w14:paraId="27F69895" w14:textId="7B4327F6" w:rsidR="00D438A6" w:rsidRDefault="00000000">
          <w:pPr>
            <w:pStyle w:val="Indholdsfortegnelse2"/>
            <w:tabs>
              <w:tab w:val="right" w:leader="dot" w:pos="13426"/>
            </w:tabs>
            <w:rPr>
              <w:noProof/>
              <w:color w:val="auto"/>
              <w:lang w:eastAsia="da-DK"/>
            </w:rPr>
          </w:pPr>
          <w:hyperlink w:anchor="_Toc68694359" w:history="1">
            <w:r w:rsidR="00D438A6" w:rsidRPr="00FE5FDB">
              <w:rPr>
                <w:rStyle w:val="Hyperlink"/>
                <w:noProof/>
                <w:kern w:val="32"/>
              </w:rPr>
              <w:t>5.11.7 Grundvandsdannende Opland (6006)</w:t>
            </w:r>
            <w:r w:rsidR="00D438A6">
              <w:rPr>
                <w:noProof/>
                <w:webHidden/>
              </w:rPr>
              <w:tab/>
            </w:r>
            <w:r w:rsidR="00D438A6">
              <w:rPr>
                <w:noProof/>
                <w:webHidden/>
              </w:rPr>
              <w:fldChar w:fldCharType="begin"/>
            </w:r>
            <w:r w:rsidR="00D438A6">
              <w:rPr>
                <w:noProof/>
                <w:webHidden/>
              </w:rPr>
              <w:instrText xml:space="preserve"> PAGEREF _Toc68694359 \h </w:instrText>
            </w:r>
            <w:r w:rsidR="00D438A6">
              <w:rPr>
                <w:noProof/>
                <w:webHidden/>
              </w:rPr>
            </w:r>
            <w:r w:rsidR="00D438A6">
              <w:rPr>
                <w:noProof/>
                <w:webHidden/>
              </w:rPr>
              <w:fldChar w:fldCharType="separate"/>
            </w:r>
            <w:r w:rsidR="003D3529">
              <w:rPr>
                <w:noProof/>
                <w:webHidden/>
              </w:rPr>
              <w:t>176</w:t>
            </w:r>
            <w:r w:rsidR="00D438A6">
              <w:rPr>
                <w:noProof/>
                <w:webHidden/>
              </w:rPr>
              <w:fldChar w:fldCharType="end"/>
            </w:r>
          </w:hyperlink>
        </w:p>
        <w:p w14:paraId="3A485602" w14:textId="589DEEAF" w:rsidR="00D438A6" w:rsidRDefault="00000000">
          <w:pPr>
            <w:pStyle w:val="Indholdsfortegnelse2"/>
            <w:tabs>
              <w:tab w:val="right" w:leader="dot" w:pos="13426"/>
            </w:tabs>
            <w:rPr>
              <w:noProof/>
              <w:color w:val="auto"/>
              <w:lang w:eastAsia="da-DK"/>
            </w:rPr>
          </w:pPr>
          <w:hyperlink w:anchor="_Toc68694360" w:history="1">
            <w:r w:rsidR="00D438A6" w:rsidRPr="00FE5FDB">
              <w:rPr>
                <w:rStyle w:val="Hyperlink"/>
                <w:noProof/>
                <w:kern w:val="32"/>
              </w:rPr>
              <w:t>5.11.8 Indsatsområde (6007)</w:t>
            </w:r>
            <w:r w:rsidR="00D438A6">
              <w:rPr>
                <w:noProof/>
                <w:webHidden/>
              </w:rPr>
              <w:tab/>
            </w:r>
            <w:r w:rsidR="00D438A6">
              <w:rPr>
                <w:noProof/>
                <w:webHidden/>
              </w:rPr>
              <w:fldChar w:fldCharType="begin"/>
            </w:r>
            <w:r w:rsidR="00D438A6">
              <w:rPr>
                <w:noProof/>
                <w:webHidden/>
              </w:rPr>
              <w:instrText xml:space="preserve"> PAGEREF _Toc68694360 \h </w:instrText>
            </w:r>
            <w:r w:rsidR="00D438A6">
              <w:rPr>
                <w:noProof/>
                <w:webHidden/>
              </w:rPr>
            </w:r>
            <w:r w:rsidR="00D438A6">
              <w:rPr>
                <w:noProof/>
                <w:webHidden/>
              </w:rPr>
              <w:fldChar w:fldCharType="separate"/>
            </w:r>
            <w:r w:rsidR="003D3529">
              <w:rPr>
                <w:noProof/>
                <w:webHidden/>
              </w:rPr>
              <w:t>178</w:t>
            </w:r>
            <w:r w:rsidR="00D438A6">
              <w:rPr>
                <w:noProof/>
                <w:webHidden/>
              </w:rPr>
              <w:fldChar w:fldCharType="end"/>
            </w:r>
          </w:hyperlink>
        </w:p>
        <w:p w14:paraId="04186851" w14:textId="03D39950" w:rsidR="00D438A6" w:rsidRDefault="00000000">
          <w:pPr>
            <w:pStyle w:val="Indholdsfortegnelse2"/>
            <w:tabs>
              <w:tab w:val="right" w:leader="dot" w:pos="13426"/>
            </w:tabs>
            <w:rPr>
              <w:noProof/>
              <w:color w:val="auto"/>
              <w:lang w:eastAsia="da-DK"/>
            </w:rPr>
          </w:pPr>
          <w:hyperlink w:anchor="_Toc68694361" w:history="1">
            <w:r w:rsidR="00D438A6" w:rsidRPr="00FE5FDB">
              <w:rPr>
                <w:rStyle w:val="Hyperlink"/>
                <w:noProof/>
                <w:kern w:val="32"/>
              </w:rPr>
              <w:t>5.11.9 Maksimal Boredybde (6008)</w:t>
            </w:r>
            <w:r w:rsidR="00D438A6">
              <w:rPr>
                <w:noProof/>
                <w:webHidden/>
              </w:rPr>
              <w:tab/>
            </w:r>
            <w:r w:rsidR="00D438A6">
              <w:rPr>
                <w:noProof/>
                <w:webHidden/>
              </w:rPr>
              <w:fldChar w:fldCharType="begin"/>
            </w:r>
            <w:r w:rsidR="00D438A6">
              <w:rPr>
                <w:noProof/>
                <w:webHidden/>
              </w:rPr>
              <w:instrText xml:space="preserve"> PAGEREF _Toc68694361 \h </w:instrText>
            </w:r>
            <w:r w:rsidR="00D438A6">
              <w:rPr>
                <w:noProof/>
                <w:webHidden/>
              </w:rPr>
            </w:r>
            <w:r w:rsidR="00D438A6">
              <w:rPr>
                <w:noProof/>
                <w:webHidden/>
              </w:rPr>
              <w:fldChar w:fldCharType="separate"/>
            </w:r>
            <w:r w:rsidR="003D3529">
              <w:rPr>
                <w:noProof/>
                <w:webHidden/>
              </w:rPr>
              <w:t>179</w:t>
            </w:r>
            <w:r w:rsidR="00D438A6">
              <w:rPr>
                <w:noProof/>
                <w:webHidden/>
              </w:rPr>
              <w:fldChar w:fldCharType="end"/>
            </w:r>
          </w:hyperlink>
        </w:p>
        <w:p w14:paraId="376699E2" w14:textId="7DDE6A77" w:rsidR="00D438A6" w:rsidRDefault="00000000">
          <w:pPr>
            <w:pStyle w:val="Indholdsfortegnelse2"/>
            <w:tabs>
              <w:tab w:val="right" w:leader="dot" w:pos="13426"/>
            </w:tabs>
            <w:rPr>
              <w:noProof/>
              <w:color w:val="auto"/>
              <w:lang w:eastAsia="da-DK"/>
            </w:rPr>
          </w:pPr>
          <w:hyperlink w:anchor="_Toc68694362" w:history="1">
            <w:r w:rsidR="00D438A6" w:rsidRPr="00FE5FDB">
              <w:rPr>
                <w:rStyle w:val="Hyperlink"/>
                <w:noProof/>
              </w:rPr>
              <w:t xml:space="preserve">5.11.10 </w:t>
            </w:r>
            <w:r w:rsidR="00D438A6" w:rsidRPr="00FE5FDB">
              <w:rPr>
                <w:rStyle w:val="Hyperlink"/>
                <w:noProof/>
                <w:kern w:val="32"/>
              </w:rPr>
              <w:t>Indvinding af overfladevand (6009)</w:t>
            </w:r>
            <w:r w:rsidR="00D438A6">
              <w:rPr>
                <w:noProof/>
                <w:webHidden/>
              </w:rPr>
              <w:tab/>
            </w:r>
            <w:r w:rsidR="00D438A6">
              <w:rPr>
                <w:noProof/>
                <w:webHidden/>
              </w:rPr>
              <w:fldChar w:fldCharType="begin"/>
            </w:r>
            <w:r w:rsidR="00D438A6">
              <w:rPr>
                <w:noProof/>
                <w:webHidden/>
              </w:rPr>
              <w:instrText xml:space="preserve"> PAGEREF _Toc68694362 \h </w:instrText>
            </w:r>
            <w:r w:rsidR="00D438A6">
              <w:rPr>
                <w:noProof/>
                <w:webHidden/>
              </w:rPr>
            </w:r>
            <w:r w:rsidR="00D438A6">
              <w:rPr>
                <w:noProof/>
                <w:webHidden/>
              </w:rPr>
              <w:fldChar w:fldCharType="separate"/>
            </w:r>
            <w:r w:rsidR="003D3529">
              <w:rPr>
                <w:noProof/>
                <w:webHidden/>
              </w:rPr>
              <w:t>180</w:t>
            </w:r>
            <w:r w:rsidR="00D438A6">
              <w:rPr>
                <w:noProof/>
                <w:webHidden/>
              </w:rPr>
              <w:fldChar w:fldCharType="end"/>
            </w:r>
          </w:hyperlink>
        </w:p>
        <w:p w14:paraId="762A3E40" w14:textId="253CC162" w:rsidR="00D438A6" w:rsidRDefault="00000000">
          <w:pPr>
            <w:pStyle w:val="Indholdsfortegnelse1"/>
            <w:tabs>
              <w:tab w:val="right" w:leader="dot" w:pos="13426"/>
            </w:tabs>
            <w:rPr>
              <w:noProof/>
              <w:color w:val="auto"/>
              <w:lang w:eastAsia="da-DK"/>
            </w:rPr>
          </w:pPr>
          <w:hyperlink w:anchor="_Toc68694363" w:history="1">
            <w:r w:rsidR="00D438A6" w:rsidRPr="00FE5FDB">
              <w:rPr>
                <w:rStyle w:val="Hyperlink"/>
                <w:noProof/>
              </w:rPr>
              <w:t>5.12 Beredskab</w:t>
            </w:r>
            <w:r w:rsidR="00D438A6">
              <w:rPr>
                <w:noProof/>
                <w:webHidden/>
              </w:rPr>
              <w:tab/>
            </w:r>
            <w:r w:rsidR="00D438A6">
              <w:rPr>
                <w:noProof/>
                <w:webHidden/>
              </w:rPr>
              <w:fldChar w:fldCharType="begin"/>
            </w:r>
            <w:r w:rsidR="00D438A6">
              <w:rPr>
                <w:noProof/>
                <w:webHidden/>
              </w:rPr>
              <w:instrText xml:space="preserve"> PAGEREF _Toc68694363 \h </w:instrText>
            </w:r>
            <w:r w:rsidR="00D438A6">
              <w:rPr>
                <w:noProof/>
                <w:webHidden/>
              </w:rPr>
            </w:r>
            <w:r w:rsidR="00D438A6">
              <w:rPr>
                <w:noProof/>
                <w:webHidden/>
              </w:rPr>
              <w:fldChar w:fldCharType="separate"/>
            </w:r>
            <w:r w:rsidR="003D3529">
              <w:rPr>
                <w:noProof/>
                <w:webHidden/>
              </w:rPr>
              <w:t>182</w:t>
            </w:r>
            <w:r w:rsidR="00D438A6">
              <w:rPr>
                <w:noProof/>
                <w:webHidden/>
              </w:rPr>
              <w:fldChar w:fldCharType="end"/>
            </w:r>
          </w:hyperlink>
        </w:p>
        <w:p w14:paraId="4DA32492" w14:textId="1DC24FF6" w:rsidR="00D438A6" w:rsidRDefault="00000000">
          <w:pPr>
            <w:pStyle w:val="Indholdsfortegnelse2"/>
            <w:tabs>
              <w:tab w:val="right" w:leader="dot" w:pos="13426"/>
            </w:tabs>
            <w:rPr>
              <w:noProof/>
              <w:color w:val="auto"/>
              <w:lang w:eastAsia="da-DK"/>
            </w:rPr>
          </w:pPr>
          <w:hyperlink w:anchor="_Toc68694364" w:history="1">
            <w:r w:rsidR="00D438A6" w:rsidRPr="00FE5FDB">
              <w:rPr>
                <w:rStyle w:val="Hyperlink"/>
                <w:noProof/>
                <w:kern w:val="32"/>
              </w:rPr>
              <w:t>5.12.1 Brandhane (6100)</w:t>
            </w:r>
            <w:r w:rsidR="00D438A6">
              <w:rPr>
                <w:noProof/>
                <w:webHidden/>
              </w:rPr>
              <w:tab/>
            </w:r>
            <w:r w:rsidR="00D438A6">
              <w:rPr>
                <w:noProof/>
                <w:webHidden/>
              </w:rPr>
              <w:fldChar w:fldCharType="begin"/>
            </w:r>
            <w:r w:rsidR="00D438A6">
              <w:rPr>
                <w:noProof/>
                <w:webHidden/>
              </w:rPr>
              <w:instrText xml:space="preserve"> PAGEREF _Toc68694364 \h </w:instrText>
            </w:r>
            <w:r w:rsidR="00D438A6">
              <w:rPr>
                <w:noProof/>
                <w:webHidden/>
              </w:rPr>
            </w:r>
            <w:r w:rsidR="00D438A6">
              <w:rPr>
                <w:noProof/>
                <w:webHidden/>
              </w:rPr>
              <w:fldChar w:fldCharType="separate"/>
            </w:r>
            <w:r w:rsidR="003D3529">
              <w:rPr>
                <w:noProof/>
                <w:webHidden/>
              </w:rPr>
              <w:t>182</w:t>
            </w:r>
            <w:r w:rsidR="00D438A6">
              <w:rPr>
                <w:noProof/>
                <w:webHidden/>
              </w:rPr>
              <w:fldChar w:fldCharType="end"/>
            </w:r>
          </w:hyperlink>
        </w:p>
        <w:p w14:paraId="06BED0AE" w14:textId="1DDE3FB3" w:rsidR="00D438A6" w:rsidRDefault="00000000">
          <w:pPr>
            <w:pStyle w:val="Indholdsfortegnelse2"/>
            <w:tabs>
              <w:tab w:val="right" w:leader="dot" w:pos="13426"/>
            </w:tabs>
            <w:rPr>
              <w:noProof/>
              <w:color w:val="auto"/>
              <w:lang w:eastAsia="da-DK"/>
            </w:rPr>
          </w:pPr>
          <w:hyperlink w:anchor="_Toc68694365" w:history="1">
            <w:r w:rsidR="00D438A6" w:rsidRPr="00FE5FDB">
              <w:rPr>
                <w:rStyle w:val="Hyperlink"/>
                <w:noProof/>
                <w:kern w:val="32"/>
              </w:rPr>
              <w:t>5.12.2 Beskyttelsesrum (6101) *</w:t>
            </w:r>
            <w:r w:rsidR="00D438A6">
              <w:rPr>
                <w:noProof/>
                <w:webHidden/>
              </w:rPr>
              <w:tab/>
            </w:r>
            <w:r w:rsidR="00D438A6">
              <w:rPr>
                <w:noProof/>
                <w:webHidden/>
              </w:rPr>
              <w:fldChar w:fldCharType="begin"/>
            </w:r>
            <w:r w:rsidR="00D438A6">
              <w:rPr>
                <w:noProof/>
                <w:webHidden/>
              </w:rPr>
              <w:instrText xml:space="preserve"> PAGEREF _Toc68694365 \h </w:instrText>
            </w:r>
            <w:r w:rsidR="00D438A6">
              <w:rPr>
                <w:noProof/>
                <w:webHidden/>
              </w:rPr>
            </w:r>
            <w:r w:rsidR="00D438A6">
              <w:rPr>
                <w:noProof/>
                <w:webHidden/>
              </w:rPr>
              <w:fldChar w:fldCharType="separate"/>
            </w:r>
            <w:r w:rsidR="003D3529">
              <w:rPr>
                <w:noProof/>
                <w:webHidden/>
              </w:rPr>
              <w:t>184</w:t>
            </w:r>
            <w:r w:rsidR="00D438A6">
              <w:rPr>
                <w:noProof/>
                <w:webHidden/>
              </w:rPr>
              <w:fldChar w:fldCharType="end"/>
            </w:r>
          </w:hyperlink>
        </w:p>
        <w:p w14:paraId="61585C4E" w14:textId="60ACDCA9" w:rsidR="00D438A6" w:rsidRDefault="00000000">
          <w:pPr>
            <w:pStyle w:val="Indholdsfortegnelse2"/>
            <w:tabs>
              <w:tab w:val="right" w:leader="dot" w:pos="13426"/>
            </w:tabs>
            <w:rPr>
              <w:noProof/>
              <w:color w:val="auto"/>
              <w:lang w:eastAsia="da-DK"/>
            </w:rPr>
          </w:pPr>
          <w:hyperlink w:anchor="_Toc68694366" w:history="1">
            <w:r w:rsidR="00D438A6" w:rsidRPr="00FE5FDB">
              <w:rPr>
                <w:rStyle w:val="Hyperlink"/>
                <w:noProof/>
                <w:kern w:val="32"/>
              </w:rPr>
              <w:t>5.12.3 Redningsvej (6102) *</w:t>
            </w:r>
            <w:r w:rsidR="00D438A6">
              <w:rPr>
                <w:noProof/>
                <w:webHidden/>
              </w:rPr>
              <w:tab/>
            </w:r>
            <w:r w:rsidR="00D438A6">
              <w:rPr>
                <w:noProof/>
                <w:webHidden/>
              </w:rPr>
              <w:fldChar w:fldCharType="begin"/>
            </w:r>
            <w:r w:rsidR="00D438A6">
              <w:rPr>
                <w:noProof/>
                <w:webHidden/>
              </w:rPr>
              <w:instrText xml:space="preserve"> PAGEREF _Toc68694366 \h </w:instrText>
            </w:r>
            <w:r w:rsidR="00D438A6">
              <w:rPr>
                <w:noProof/>
                <w:webHidden/>
              </w:rPr>
            </w:r>
            <w:r w:rsidR="00D438A6">
              <w:rPr>
                <w:noProof/>
                <w:webHidden/>
              </w:rPr>
              <w:fldChar w:fldCharType="separate"/>
            </w:r>
            <w:r w:rsidR="003D3529">
              <w:rPr>
                <w:noProof/>
                <w:webHidden/>
              </w:rPr>
              <w:t>186</w:t>
            </w:r>
            <w:r w:rsidR="00D438A6">
              <w:rPr>
                <w:noProof/>
                <w:webHidden/>
              </w:rPr>
              <w:fldChar w:fldCharType="end"/>
            </w:r>
          </w:hyperlink>
        </w:p>
        <w:p w14:paraId="15DA05EA" w14:textId="506FFA4F" w:rsidR="00D438A6" w:rsidRDefault="00000000">
          <w:pPr>
            <w:pStyle w:val="Indholdsfortegnelse2"/>
            <w:tabs>
              <w:tab w:val="right" w:leader="dot" w:pos="13426"/>
            </w:tabs>
            <w:rPr>
              <w:noProof/>
              <w:color w:val="auto"/>
              <w:lang w:eastAsia="da-DK"/>
            </w:rPr>
          </w:pPr>
          <w:hyperlink w:anchor="_Toc68694367" w:history="1">
            <w:r w:rsidR="00D438A6" w:rsidRPr="00FE5FDB">
              <w:rPr>
                <w:rStyle w:val="Hyperlink"/>
                <w:noProof/>
                <w:kern w:val="32"/>
              </w:rPr>
              <w:t>5.12.4 Slukningsområde (6103)</w:t>
            </w:r>
            <w:r w:rsidR="00D438A6">
              <w:rPr>
                <w:noProof/>
                <w:webHidden/>
              </w:rPr>
              <w:tab/>
            </w:r>
            <w:r w:rsidR="00D438A6">
              <w:rPr>
                <w:noProof/>
                <w:webHidden/>
              </w:rPr>
              <w:fldChar w:fldCharType="begin"/>
            </w:r>
            <w:r w:rsidR="00D438A6">
              <w:rPr>
                <w:noProof/>
                <w:webHidden/>
              </w:rPr>
              <w:instrText xml:space="preserve"> PAGEREF _Toc68694367 \h </w:instrText>
            </w:r>
            <w:r w:rsidR="00D438A6">
              <w:rPr>
                <w:noProof/>
                <w:webHidden/>
              </w:rPr>
            </w:r>
            <w:r w:rsidR="00D438A6">
              <w:rPr>
                <w:noProof/>
                <w:webHidden/>
              </w:rPr>
              <w:fldChar w:fldCharType="separate"/>
            </w:r>
            <w:r w:rsidR="003D3529">
              <w:rPr>
                <w:noProof/>
                <w:webHidden/>
              </w:rPr>
              <w:t>188</w:t>
            </w:r>
            <w:r w:rsidR="00D438A6">
              <w:rPr>
                <w:noProof/>
                <w:webHidden/>
              </w:rPr>
              <w:fldChar w:fldCharType="end"/>
            </w:r>
          </w:hyperlink>
        </w:p>
        <w:p w14:paraId="682192DC" w14:textId="7688BBDF" w:rsidR="00D438A6" w:rsidRDefault="00000000">
          <w:pPr>
            <w:pStyle w:val="Indholdsfortegnelse2"/>
            <w:tabs>
              <w:tab w:val="right" w:leader="dot" w:pos="13426"/>
            </w:tabs>
            <w:rPr>
              <w:noProof/>
              <w:color w:val="auto"/>
              <w:lang w:eastAsia="da-DK"/>
            </w:rPr>
          </w:pPr>
          <w:hyperlink w:anchor="_Toc68694368" w:history="1">
            <w:r w:rsidR="00D438A6" w:rsidRPr="00FE5FDB">
              <w:rPr>
                <w:rStyle w:val="Hyperlink"/>
                <w:noProof/>
                <w:kern w:val="32"/>
              </w:rPr>
              <w:t>5.12.5 Risiko virksomhed (6104) *</w:t>
            </w:r>
            <w:r w:rsidR="00D438A6">
              <w:rPr>
                <w:noProof/>
                <w:webHidden/>
              </w:rPr>
              <w:tab/>
            </w:r>
            <w:r w:rsidR="00D438A6">
              <w:rPr>
                <w:noProof/>
                <w:webHidden/>
              </w:rPr>
              <w:fldChar w:fldCharType="begin"/>
            </w:r>
            <w:r w:rsidR="00D438A6">
              <w:rPr>
                <w:noProof/>
                <w:webHidden/>
              </w:rPr>
              <w:instrText xml:space="preserve"> PAGEREF _Toc68694368 \h </w:instrText>
            </w:r>
            <w:r w:rsidR="00D438A6">
              <w:rPr>
                <w:noProof/>
                <w:webHidden/>
              </w:rPr>
            </w:r>
            <w:r w:rsidR="00D438A6">
              <w:rPr>
                <w:noProof/>
                <w:webHidden/>
              </w:rPr>
              <w:fldChar w:fldCharType="separate"/>
            </w:r>
            <w:r w:rsidR="003D3529">
              <w:rPr>
                <w:noProof/>
                <w:webHidden/>
              </w:rPr>
              <w:t>189</w:t>
            </w:r>
            <w:r w:rsidR="00D438A6">
              <w:rPr>
                <w:noProof/>
                <w:webHidden/>
              </w:rPr>
              <w:fldChar w:fldCharType="end"/>
            </w:r>
          </w:hyperlink>
        </w:p>
        <w:p w14:paraId="6B0BEC3E" w14:textId="659454DE" w:rsidR="00D438A6" w:rsidRDefault="00000000">
          <w:pPr>
            <w:pStyle w:val="Indholdsfortegnelse2"/>
            <w:tabs>
              <w:tab w:val="right" w:leader="dot" w:pos="13426"/>
            </w:tabs>
            <w:rPr>
              <w:noProof/>
              <w:color w:val="auto"/>
              <w:lang w:eastAsia="da-DK"/>
            </w:rPr>
          </w:pPr>
          <w:hyperlink w:anchor="_Toc68694369" w:history="1">
            <w:r w:rsidR="00D438A6" w:rsidRPr="00FE5FDB">
              <w:rPr>
                <w:rStyle w:val="Hyperlink"/>
                <w:noProof/>
                <w:kern w:val="32"/>
              </w:rPr>
              <w:t>5.12.6 Særligt bygningsområde (6105)</w:t>
            </w:r>
            <w:r w:rsidR="00D438A6">
              <w:rPr>
                <w:noProof/>
                <w:webHidden/>
              </w:rPr>
              <w:tab/>
            </w:r>
            <w:r w:rsidR="00D438A6">
              <w:rPr>
                <w:noProof/>
                <w:webHidden/>
              </w:rPr>
              <w:fldChar w:fldCharType="begin"/>
            </w:r>
            <w:r w:rsidR="00D438A6">
              <w:rPr>
                <w:noProof/>
                <w:webHidden/>
              </w:rPr>
              <w:instrText xml:space="preserve"> PAGEREF _Toc68694369 \h </w:instrText>
            </w:r>
            <w:r w:rsidR="00D438A6">
              <w:rPr>
                <w:noProof/>
                <w:webHidden/>
              </w:rPr>
            </w:r>
            <w:r w:rsidR="00D438A6">
              <w:rPr>
                <w:noProof/>
                <w:webHidden/>
              </w:rPr>
              <w:fldChar w:fldCharType="separate"/>
            </w:r>
            <w:r w:rsidR="003D3529">
              <w:rPr>
                <w:noProof/>
                <w:webHidden/>
              </w:rPr>
              <w:t>191</w:t>
            </w:r>
            <w:r w:rsidR="00D438A6">
              <w:rPr>
                <w:noProof/>
                <w:webHidden/>
              </w:rPr>
              <w:fldChar w:fldCharType="end"/>
            </w:r>
          </w:hyperlink>
        </w:p>
        <w:p w14:paraId="4372FD0F" w14:textId="4335E26D" w:rsidR="00D438A6" w:rsidRDefault="00000000">
          <w:pPr>
            <w:pStyle w:val="Indholdsfortegnelse2"/>
            <w:tabs>
              <w:tab w:val="right" w:leader="dot" w:pos="13426"/>
            </w:tabs>
            <w:rPr>
              <w:noProof/>
              <w:color w:val="auto"/>
              <w:lang w:eastAsia="da-DK"/>
            </w:rPr>
          </w:pPr>
          <w:hyperlink w:anchor="_Toc68694370" w:history="1">
            <w:r w:rsidR="00D438A6" w:rsidRPr="00FE5FDB">
              <w:rPr>
                <w:rStyle w:val="Hyperlink"/>
                <w:noProof/>
                <w:kern w:val="32"/>
              </w:rPr>
              <w:t>5.12.8 Forholdsordre (6107) *</w:t>
            </w:r>
            <w:r w:rsidR="00D438A6">
              <w:rPr>
                <w:noProof/>
                <w:webHidden/>
              </w:rPr>
              <w:tab/>
            </w:r>
            <w:r w:rsidR="00D438A6">
              <w:rPr>
                <w:noProof/>
                <w:webHidden/>
              </w:rPr>
              <w:fldChar w:fldCharType="begin"/>
            </w:r>
            <w:r w:rsidR="00D438A6">
              <w:rPr>
                <w:noProof/>
                <w:webHidden/>
              </w:rPr>
              <w:instrText xml:space="preserve"> PAGEREF _Toc68694370 \h </w:instrText>
            </w:r>
            <w:r w:rsidR="00D438A6">
              <w:rPr>
                <w:noProof/>
                <w:webHidden/>
              </w:rPr>
            </w:r>
            <w:r w:rsidR="00D438A6">
              <w:rPr>
                <w:noProof/>
                <w:webHidden/>
              </w:rPr>
              <w:fldChar w:fldCharType="separate"/>
            </w:r>
            <w:r w:rsidR="003D3529">
              <w:rPr>
                <w:noProof/>
                <w:webHidden/>
              </w:rPr>
              <w:t>193</w:t>
            </w:r>
            <w:r w:rsidR="00D438A6">
              <w:rPr>
                <w:noProof/>
                <w:webHidden/>
              </w:rPr>
              <w:fldChar w:fldCharType="end"/>
            </w:r>
          </w:hyperlink>
        </w:p>
        <w:p w14:paraId="2D631014" w14:textId="758C5757" w:rsidR="00D438A6" w:rsidRDefault="00000000">
          <w:pPr>
            <w:pStyle w:val="Indholdsfortegnelse2"/>
            <w:tabs>
              <w:tab w:val="right" w:leader="dot" w:pos="13426"/>
            </w:tabs>
            <w:rPr>
              <w:noProof/>
              <w:color w:val="auto"/>
              <w:lang w:eastAsia="da-DK"/>
            </w:rPr>
          </w:pPr>
          <w:hyperlink w:anchor="_Toc68694371" w:history="1">
            <w:r w:rsidR="00D438A6" w:rsidRPr="00FE5FDB">
              <w:rPr>
                <w:rStyle w:val="Hyperlink"/>
                <w:noProof/>
                <w:kern w:val="32"/>
              </w:rPr>
              <w:t>5.12.9 Mødeplan (6108) *</w:t>
            </w:r>
            <w:r w:rsidR="00D438A6">
              <w:rPr>
                <w:noProof/>
                <w:webHidden/>
              </w:rPr>
              <w:tab/>
            </w:r>
            <w:r w:rsidR="00D438A6">
              <w:rPr>
                <w:noProof/>
                <w:webHidden/>
              </w:rPr>
              <w:fldChar w:fldCharType="begin"/>
            </w:r>
            <w:r w:rsidR="00D438A6">
              <w:rPr>
                <w:noProof/>
                <w:webHidden/>
              </w:rPr>
              <w:instrText xml:space="preserve"> PAGEREF _Toc68694371 \h </w:instrText>
            </w:r>
            <w:r w:rsidR="00D438A6">
              <w:rPr>
                <w:noProof/>
                <w:webHidden/>
              </w:rPr>
            </w:r>
            <w:r w:rsidR="00D438A6">
              <w:rPr>
                <w:noProof/>
                <w:webHidden/>
              </w:rPr>
              <w:fldChar w:fldCharType="separate"/>
            </w:r>
            <w:r w:rsidR="003D3529">
              <w:rPr>
                <w:noProof/>
                <w:webHidden/>
              </w:rPr>
              <w:t>195</w:t>
            </w:r>
            <w:r w:rsidR="00D438A6">
              <w:rPr>
                <w:noProof/>
                <w:webHidden/>
              </w:rPr>
              <w:fldChar w:fldCharType="end"/>
            </w:r>
          </w:hyperlink>
        </w:p>
        <w:p w14:paraId="4C6C8AC2" w14:textId="1D859770" w:rsidR="00D438A6" w:rsidRDefault="00000000">
          <w:pPr>
            <w:pStyle w:val="Indholdsfortegnelse2"/>
            <w:tabs>
              <w:tab w:val="right" w:leader="dot" w:pos="13426"/>
            </w:tabs>
            <w:rPr>
              <w:noProof/>
              <w:color w:val="auto"/>
              <w:lang w:eastAsia="da-DK"/>
            </w:rPr>
          </w:pPr>
          <w:hyperlink w:anchor="_Toc68694372" w:history="1">
            <w:r w:rsidR="00D438A6" w:rsidRPr="00FE5FDB">
              <w:rPr>
                <w:rStyle w:val="Hyperlink"/>
                <w:noProof/>
                <w:kern w:val="32"/>
              </w:rPr>
              <w:t>5.12.11 Nøgleboks til beredskab (6110) *</w:t>
            </w:r>
            <w:r w:rsidR="00D438A6">
              <w:rPr>
                <w:noProof/>
                <w:webHidden/>
              </w:rPr>
              <w:tab/>
            </w:r>
            <w:r w:rsidR="00D438A6">
              <w:rPr>
                <w:noProof/>
                <w:webHidden/>
              </w:rPr>
              <w:fldChar w:fldCharType="begin"/>
            </w:r>
            <w:r w:rsidR="00D438A6">
              <w:rPr>
                <w:noProof/>
                <w:webHidden/>
              </w:rPr>
              <w:instrText xml:space="preserve"> PAGEREF _Toc68694372 \h </w:instrText>
            </w:r>
            <w:r w:rsidR="00D438A6">
              <w:rPr>
                <w:noProof/>
                <w:webHidden/>
              </w:rPr>
            </w:r>
            <w:r w:rsidR="00D438A6">
              <w:rPr>
                <w:noProof/>
                <w:webHidden/>
              </w:rPr>
              <w:fldChar w:fldCharType="separate"/>
            </w:r>
            <w:r w:rsidR="003D3529">
              <w:rPr>
                <w:noProof/>
                <w:webHidden/>
              </w:rPr>
              <w:t>196</w:t>
            </w:r>
            <w:r w:rsidR="00D438A6">
              <w:rPr>
                <w:noProof/>
                <w:webHidden/>
              </w:rPr>
              <w:fldChar w:fldCharType="end"/>
            </w:r>
          </w:hyperlink>
        </w:p>
        <w:p w14:paraId="7B1416DB" w14:textId="4D44CFC8" w:rsidR="00D438A6" w:rsidRDefault="00000000">
          <w:pPr>
            <w:pStyle w:val="Indholdsfortegnelse2"/>
            <w:tabs>
              <w:tab w:val="right" w:leader="dot" w:pos="13426"/>
            </w:tabs>
            <w:rPr>
              <w:noProof/>
              <w:color w:val="auto"/>
              <w:lang w:eastAsia="da-DK"/>
            </w:rPr>
          </w:pPr>
          <w:hyperlink w:anchor="_Toc68694373" w:history="1">
            <w:r w:rsidR="00D438A6" w:rsidRPr="00FE5FDB">
              <w:rPr>
                <w:rStyle w:val="Hyperlink"/>
                <w:noProof/>
                <w:kern w:val="32"/>
              </w:rPr>
              <w:t>5.12.12 Fyrværkeri tilladelse (6111) *</w:t>
            </w:r>
            <w:r w:rsidR="00D438A6">
              <w:rPr>
                <w:noProof/>
                <w:webHidden/>
              </w:rPr>
              <w:tab/>
            </w:r>
            <w:r w:rsidR="00D438A6">
              <w:rPr>
                <w:noProof/>
                <w:webHidden/>
              </w:rPr>
              <w:fldChar w:fldCharType="begin"/>
            </w:r>
            <w:r w:rsidR="00D438A6">
              <w:rPr>
                <w:noProof/>
                <w:webHidden/>
              </w:rPr>
              <w:instrText xml:space="preserve"> PAGEREF _Toc68694373 \h </w:instrText>
            </w:r>
            <w:r w:rsidR="00D438A6">
              <w:rPr>
                <w:noProof/>
                <w:webHidden/>
              </w:rPr>
            </w:r>
            <w:r w:rsidR="00D438A6">
              <w:rPr>
                <w:noProof/>
                <w:webHidden/>
              </w:rPr>
              <w:fldChar w:fldCharType="separate"/>
            </w:r>
            <w:r w:rsidR="003D3529">
              <w:rPr>
                <w:noProof/>
                <w:webHidden/>
              </w:rPr>
              <w:t>198</w:t>
            </w:r>
            <w:r w:rsidR="00D438A6">
              <w:rPr>
                <w:noProof/>
                <w:webHidden/>
              </w:rPr>
              <w:fldChar w:fldCharType="end"/>
            </w:r>
          </w:hyperlink>
        </w:p>
        <w:p w14:paraId="4CBDBC5B" w14:textId="3EF87C32" w:rsidR="00D438A6" w:rsidRDefault="00000000">
          <w:pPr>
            <w:pStyle w:val="Indholdsfortegnelse2"/>
            <w:tabs>
              <w:tab w:val="right" w:leader="dot" w:pos="13426"/>
            </w:tabs>
            <w:rPr>
              <w:noProof/>
              <w:color w:val="auto"/>
              <w:lang w:eastAsia="da-DK"/>
            </w:rPr>
          </w:pPr>
          <w:hyperlink w:anchor="_Toc68694374" w:history="1">
            <w:r w:rsidR="00D438A6" w:rsidRPr="00FE5FDB">
              <w:rPr>
                <w:rStyle w:val="Hyperlink"/>
                <w:noProof/>
                <w:kern w:val="32"/>
              </w:rPr>
              <w:t>5.12.13 Midlertidige depot ved forurening m.v. (6112)</w:t>
            </w:r>
            <w:r w:rsidR="00D438A6">
              <w:rPr>
                <w:noProof/>
                <w:webHidden/>
              </w:rPr>
              <w:tab/>
            </w:r>
            <w:r w:rsidR="00D438A6">
              <w:rPr>
                <w:noProof/>
                <w:webHidden/>
              </w:rPr>
              <w:fldChar w:fldCharType="begin"/>
            </w:r>
            <w:r w:rsidR="00D438A6">
              <w:rPr>
                <w:noProof/>
                <w:webHidden/>
              </w:rPr>
              <w:instrText xml:space="preserve"> PAGEREF _Toc68694374 \h </w:instrText>
            </w:r>
            <w:r w:rsidR="00D438A6">
              <w:rPr>
                <w:noProof/>
                <w:webHidden/>
              </w:rPr>
            </w:r>
            <w:r w:rsidR="00D438A6">
              <w:rPr>
                <w:noProof/>
                <w:webHidden/>
              </w:rPr>
              <w:fldChar w:fldCharType="separate"/>
            </w:r>
            <w:r w:rsidR="003D3529">
              <w:rPr>
                <w:noProof/>
                <w:webHidden/>
              </w:rPr>
              <w:t>199</w:t>
            </w:r>
            <w:r w:rsidR="00D438A6">
              <w:rPr>
                <w:noProof/>
                <w:webHidden/>
              </w:rPr>
              <w:fldChar w:fldCharType="end"/>
            </w:r>
          </w:hyperlink>
        </w:p>
        <w:p w14:paraId="25EFBF02" w14:textId="5E48F5FE" w:rsidR="00D438A6" w:rsidRDefault="00000000">
          <w:pPr>
            <w:pStyle w:val="Indholdsfortegnelse2"/>
            <w:tabs>
              <w:tab w:val="right" w:leader="dot" w:pos="13426"/>
            </w:tabs>
            <w:rPr>
              <w:noProof/>
              <w:color w:val="auto"/>
              <w:lang w:eastAsia="da-DK"/>
            </w:rPr>
          </w:pPr>
          <w:hyperlink w:anchor="_Toc68694375" w:history="1">
            <w:r w:rsidR="00D438A6" w:rsidRPr="00FE5FDB">
              <w:rPr>
                <w:rStyle w:val="Hyperlink"/>
                <w:noProof/>
                <w:kern w:val="32"/>
              </w:rPr>
              <w:t>5.12.14 Beskyttet natur ved beredskabsindsats (6113)</w:t>
            </w:r>
            <w:r w:rsidR="00D438A6">
              <w:rPr>
                <w:noProof/>
                <w:webHidden/>
              </w:rPr>
              <w:tab/>
            </w:r>
            <w:r w:rsidR="00D438A6">
              <w:rPr>
                <w:noProof/>
                <w:webHidden/>
              </w:rPr>
              <w:fldChar w:fldCharType="begin"/>
            </w:r>
            <w:r w:rsidR="00D438A6">
              <w:rPr>
                <w:noProof/>
                <w:webHidden/>
              </w:rPr>
              <w:instrText xml:space="preserve"> PAGEREF _Toc68694375 \h </w:instrText>
            </w:r>
            <w:r w:rsidR="00D438A6">
              <w:rPr>
                <w:noProof/>
                <w:webHidden/>
              </w:rPr>
            </w:r>
            <w:r w:rsidR="00D438A6">
              <w:rPr>
                <w:noProof/>
                <w:webHidden/>
              </w:rPr>
              <w:fldChar w:fldCharType="separate"/>
            </w:r>
            <w:r w:rsidR="003D3529">
              <w:rPr>
                <w:noProof/>
                <w:webHidden/>
              </w:rPr>
              <w:t>201</w:t>
            </w:r>
            <w:r w:rsidR="00D438A6">
              <w:rPr>
                <w:noProof/>
                <w:webHidden/>
              </w:rPr>
              <w:fldChar w:fldCharType="end"/>
            </w:r>
          </w:hyperlink>
        </w:p>
        <w:p w14:paraId="797F824B" w14:textId="3BF3D802" w:rsidR="00D438A6" w:rsidRDefault="00000000">
          <w:pPr>
            <w:pStyle w:val="Indholdsfortegnelse2"/>
            <w:tabs>
              <w:tab w:val="right" w:leader="dot" w:pos="13426"/>
            </w:tabs>
            <w:rPr>
              <w:noProof/>
              <w:color w:val="auto"/>
              <w:lang w:eastAsia="da-DK"/>
            </w:rPr>
          </w:pPr>
          <w:hyperlink w:anchor="_Toc68694376" w:history="1">
            <w:r w:rsidR="00D438A6" w:rsidRPr="00FE5FDB">
              <w:rPr>
                <w:rStyle w:val="Hyperlink"/>
                <w:noProof/>
                <w:kern w:val="32"/>
              </w:rPr>
              <w:t>5.12.16 Afbrændingsområde (6115) Tema forventes nedlagt.</w:t>
            </w:r>
            <w:r w:rsidR="00D438A6">
              <w:rPr>
                <w:noProof/>
                <w:webHidden/>
              </w:rPr>
              <w:tab/>
            </w:r>
            <w:r w:rsidR="00D438A6">
              <w:rPr>
                <w:noProof/>
                <w:webHidden/>
              </w:rPr>
              <w:fldChar w:fldCharType="begin"/>
            </w:r>
            <w:r w:rsidR="00D438A6">
              <w:rPr>
                <w:noProof/>
                <w:webHidden/>
              </w:rPr>
              <w:instrText xml:space="preserve"> PAGEREF _Toc68694376 \h </w:instrText>
            </w:r>
            <w:r w:rsidR="00D438A6">
              <w:rPr>
                <w:noProof/>
                <w:webHidden/>
              </w:rPr>
            </w:r>
            <w:r w:rsidR="00D438A6">
              <w:rPr>
                <w:noProof/>
                <w:webHidden/>
              </w:rPr>
              <w:fldChar w:fldCharType="separate"/>
            </w:r>
            <w:r w:rsidR="003D3529">
              <w:rPr>
                <w:noProof/>
                <w:webHidden/>
              </w:rPr>
              <w:t>202</w:t>
            </w:r>
            <w:r w:rsidR="00D438A6">
              <w:rPr>
                <w:noProof/>
                <w:webHidden/>
              </w:rPr>
              <w:fldChar w:fldCharType="end"/>
            </w:r>
          </w:hyperlink>
        </w:p>
        <w:p w14:paraId="2BB67DE5" w14:textId="21C22623" w:rsidR="00D438A6" w:rsidRDefault="00000000">
          <w:pPr>
            <w:pStyle w:val="Indholdsfortegnelse2"/>
            <w:tabs>
              <w:tab w:val="right" w:leader="dot" w:pos="13426"/>
            </w:tabs>
            <w:rPr>
              <w:noProof/>
              <w:color w:val="auto"/>
              <w:lang w:eastAsia="da-DK"/>
            </w:rPr>
          </w:pPr>
          <w:hyperlink w:anchor="_Toc68694377" w:history="1">
            <w:r w:rsidR="00D438A6" w:rsidRPr="00FE5FDB">
              <w:rPr>
                <w:rStyle w:val="Hyperlink"/>
                <w:noProof/>
                <w:kern w:val="32"/>
              </w:rPr>
              <w:t>5.12.17 Olieberedskabsplan (6116)</w:t>
            </w:r>
            <w:r w:rsidR="00D438A6">
              <w:rPr>
                <w:noProof/>
                <w:webHidden/>
              </w:rPr>
              <w:tab/>
            </w:r>
            <w:r w:rsidR="00D438A6">
              <w:rPr>
                <w:noProof/>
                <w:webHidden/>
              </w:rPr>
              <w:fldChar w:fldCharType="begin"/>
            </w:r>
            <w:r w:rsidR="00D438A6">
              <w:rPr>
                <w:noProof/>
                <w:webHidden/>
              </w:rPr>
              <w:instrText xml:space="preserve"> PAGEREF _Toc68694377 \h </w:instrText>
            </w:r>
            <w:r w:rsidR="00D438A6">
              <w:rPr>
                <w:noProof/>
                <w:webHidden/>
              </w:rPr>
            </w:r>
            <w:r w:rsidR="00D438A6">
              <w:rPr>
                <w:noProof/>
                <w:webHidden/>
              </w:rPr>
              <w:fldChar w:fldCharType="separate"/>
            </w:r>
            <w:r w:rsidR="003D3529">
              <w:rPr>
                <w:noProof/>
                <w:webHidden/>
              </w:rPr>
              <w:t>203</w:t>
            </w:r>
            <w:r w:rsidR="00D438A6">
              <w:rPr>
                <w:noProof/>
                <w:webHidden/>
              </w:rPr>
              <w:fldChar w:fldCharType="end"/>
            </w:r>
          </w:hyperlink>
        </w:p>
        <w:p w14:paraId="13087D68" w14:textId="4E72AD69" w:rsidR="00D438A6" w:rsidRDefault="00000000">
          <w:pPr>
            <w:pStyle w:val="Indholdsfortegnelse2"/>
            <w:tabs>
              <w:tab w:val="right" w:leader="dot" w:pos="13426"/>
            </w:tabs>
            <w:rPr>
              <w:noProof/>
              <w:color w:val="auto"/>
              <w:lang w:eastAsia="da-DK"/>
            </w:rPr>
          </w:pPr>
          <w:hyperlink w:anchor="_Toc68694378" w:history="1">
            <w:r w:rsidR="00D438A6" w:rsidRPr="00FE5FDB">
              <w:rPr>
                <w:rStyle w:val="Hyperlink"/>
                <w:noProof/>
                <w:kern w:val="32"/>
              </w:rPr>
              <w:t>5.12.18 Indsatspunkt (6117)</w:t>
            </w:r>
            <w:r w:rsidR="00D438A6">
              <w:rPr>
                <w:noProof/>
                <w:webHidden/>
              </w:rPr>
              <w:tab/>
            </w:r>
            <w:r w:rsidR="00D438A6">
              <w:rPr>
                <w:noProof/>
                <w:webHidden/>
              </w:rPr>
              <w:fldChar w:fldCharType="begin"/>
            </w:r>
            <w:r w:rsidR="00D438A6">
              <w:rPr>
                <w:noProof/>
                <w:webHidden/>
              </w:rPr>
              <w:instrText xml:space="preserve"> PAGEREF _Toc68694378 \h </w:instrText>
            </w:r>
            <w:r w:rsidR="00D438A6">
              <w:rPr>
                <w:noProof/>
                <w:webHidden/>
              </w:rPr>
            </w:r>
            <w:r w:rsidR="00D438A6">
              <w:rPr>
                <w:noProof/>
                <w:webHidden/>
              </w:rPr>
              <w:fldChar w:fldCharType="separate"/>
            </w:r>
            <w:r w:rsidR="003D3529">
              <w:rPr>
                <w:noProof/>
                <w:webHidden/>
              </w:rPr>
              <w:t>206</w:t>
            </w:r>
            <w:r w:rsidR="00D438A6">
              <w:rPr>
                <w:noProof/>
                <w:webHidden/>
              </w:rPr>
              <w:fldChar w:fldCharType="end"/>
            </w:r>
          </w:hyperlink>
        </w:p>
        <w:p w14:paraId="47BFAFA2" w14:textId="059B4090" w:rsidR="00D438A6" w:rsidRDefault="00000000">
          <w:pPr>
            <w:pStyle w:val="Indholdsfortegnelse2"/>
            <w:tabs>
              <w:tab w:val="right" w:leader="dot" w:pos="13426"/>
            </w:tabs>
            <w:rPr>
              <w:noProof/>
              <w:color w:val="auto"/>
              <w:lang w:eastAsia="da-DK"/>
            </w:rPr>
          </w:pPr>
          <w:hyperlink w:anchor="_Toc68694379" w:history="1">
            <w:r w:rsidR="00D438A6" w:rsidRPr="00FE5FDB">
              <w:rPr>
                <w:rStyle w:val="Hyperlink"/>
                <w:noProof/>
                <w:kern w:val="32"/>
              </w:rPr>
              <w:t>5.12.19 Brand- og redningsareal (6118)</w:t>
            </w:r>
            <w:r w:rsidR="00D438A6">
              <w:rPr>
                <w:noProof/>
                <w:webHidden/>
              </w:rPr>
              <w:tab/>
            </w:r>
            <w:r w:rsidR="00D438A6">
              <w:rPr>
                <w:noProof/>
                <w:webHidden/>
              </w:rPr>
              <w:fldChar w:fldCharType="begin"/>
            </w:r>
            <w:r w:rsidR="00D438A6">
              <w:rPr>
                <w:noProof/>
                <w:webHidden/>
              </w:rPr>
              <w:instrText xml:space="preserve"> PAGEREF _Toc68694379 \h </w:instrText>
            </w:r>
            <w:r w:rsidR="00D438A6">
              <w:rPr>
                <w:noProof/>
                <w:webHidden/>
              </w:rPr>
            </w:r>
            <w:r w:rsidR="00D438A6">
              <w:rPr>
                <w:noProof/>
                <w:webHidden/>
              </w:rPr>
              <w:fldChar w:fldCharType="separate"/>
            </w:r>
            <w:r w:rsidR="003D3529">
              <w:rPr>
                <w:noProof/>
                <w:webHidden/>
              </w:rPr>
              <w:t>208</w:t>
            </w:r>
            <w:r w:rsidR="00D438A6">
              <w:rPr>
                <w:noProof/>
                <w:webHidden/>
              </w:rPr>
              <w:fldChar w:fldCharType="end"/>
            </w:r>
          </w:hyperlink>
        </w:p>
        <w:p w14:paraId="1FC1C42D" w14:textId="50A79511" w:rsidR="00D438A6" w:rsidRDefault="00000000">
          <w:pPr>
            <w:pStyle w:val="Indholdsfortegnelse2"/>
            <w:tabs>
              <w:tab w:val="right" w:leader="dot" w:pos="13426"/>
            </w:tabs>
            <w:rPr>
              <w:noProof/>
              <w:color w:val="auto"/>
              <w:lang w:eastAsia="da-DK"/>
            </w:rPr>
          </w:pPr>
          <w:hyperlink w:anchor="_Toc68694380" w:history="1">
            <w:r w:rsidR="00D438A6" w:rsidRPr="00FE5FDB">
              <w:rPr>
                <w:rStyle w:val="Hyperlink"/>
                <w:noProof/>
                <w:kern w:val="32"/>
              </w:rPr>
              <w:t>5.12.20 Evakueringscenter (6119)</w:t>
            </w:r>
            <w:r w:rsidR="00D438A6">
              <w:rPr>
                <w:noProof/>
                <w:webHidden/>
              </w:rPr>
              <w:tab/>
            </w:r>
            <w:r w:rsidR="00D438A6">
              <w:rPr>
                <w:noProof/>
                <w:webHidden/>
              </w:rPr>
              <w:fldChar w:fldCharType="begin"/>
            </w:r>
            <w:r w:rsidR="00D438A6">
              <w:rPr>
                <w:noProof/>
                <w:webHidden/>
              </w:rPr>
              <w:instrText xml:space="preserve"> PAGEREF _Toc68694380 \h </w:instrText>
            </w:r>
            <w:r w:rsidR="00D438A6">
              <w:rPr>
                <w:noProof/>
                <w:webHidden/>
              </w:rPr>
            </w:r>
            <w:r w:rsidR="00D438A6">
              <w:rPr>
                <w:noProof/>
                <w:webHidden/>
              </w:rPr>
              <w:fldChar w:fldCharType="separate"/>
            </w:r>
            <w:r w:rsidR="003D3529">
              <w:rPr>
                <w:noProof/>
                <w:webHidden/>
              </w:rPr>
              <w:t>210</w:t>
            </w:r>
            <w:r w:rsidR="00D438A6">
              <w:rPr>
                <w:noProof/>
                <w:webHidden/>
              </w:rPr>
              <w:fldChar w:fldCharType="end"/>
            </w:r>
          </w:hyperlink>
        </w:p>
        <w:p w14:paraId="678FC285" w14:textId="6F19A4BC" w:rsidR="00D438A6" w:rsidRDefault="00000000">
          <w:pPr>
            <w:pStyle w:val="Indholdsfortegnelse2"/>
            <w:tabs>
              <w:tab w:val="right" w:leader="dot" w:pos="13426"/>
            </w:tabs>
            <w:rPr>
              <w:noProof/>
              <w:color w:val="auto"/>
              <w:lang w:eastAsia="da-DK"/>
            </w:rPr>
          </w:pPr>
          <w:hyperlink w:anchor="_Toc68694381" w:history="1">
            <w:r w:rsidR="00D438A6" w:rsidRPr="00FE5FDB">
              <w:rPr>
                <w:rStyle w:val="Hyperlink"/>
                <w:noProof/>
                <w:kern w:val="32"/>
              </w:rPr>
              <w:t>5.12.21 Midlertidig overnatning (6120)</w:t>
            </w:r>
            <w:r w:rsidR="00D438A6">
              <w:rPr>
                <w:noProof/>
                <w:webHidden/>
              </w:rPr>
              <w:tab/>
            </w:r>
            <w:r w:rsidR="00D438A6">
              <w:rPr>
                <w:noProof/>
                <w:webHidden/>
              </w:rPr>
              <w:fldChar w:fldCharType="begin"/>
            </w:r>
            <w:r w:rsidR="00D438A6">
              <w:rPr>
                <w:noProof/>
                <w:webHidden/>
              </w:rPr>
              <w:instrText xml:space="preserve"> PAGEREF _Toc68694381 \h </w:instrText>
            </w:r>
            <w:r w:rsidR="00D438A6">
              <w:rPr>
                <w:noProof/>
                <w:webHidden/>
              </w:rPr>
            </w:r>
            <w:r w:rsidR="00D438A6">
              <w:rPr>
                <w:noProof/>
                <w:webHidden/>
              </w:rPr>
              <w:fldChar w:fldCharType="separate"/>
            </w:r>
            <w:r w:rsidR="003D3529">
              <w:rPr>
                <w:noProof/>
                <w:webHidden/>
              </w:rPr>
              <w:t>211</w:t>
            </w:r>
            <w:r w:rsidR="00D438A6">
              <w:rPr>
                <w:noProof/>
                <w:webHidden/>
              </w:rPr>
              <w:fldChar w:fldCharType="end"/>
            </w:r>
          </w:hyperlink>
        </w:p>
        <w:p w14:paraId="11264FCC" w14:textId="1B8D97C5" w:rsidR="00D438A6" w:rsidRDefault="00000000">
          <w:pPr>
            <w:pStyle w:val="Indholdsfortegnelse2"/>
            <w:tabs>
              <w:tab w:val="right" w:leader="dot" w:pos="13426"/>
            </w:tabs>
            <w:rPr>
              <w:noProof/>
              <w:color w:val="auto"/>
              <w:lang w:eastAsia="da-DK"/>
            </w:rPr>
          </w:pPr>
          <w:hyperlink w:anchor="_Toc68694382" w:history="1">
            <w:r w:rsidR="00D438A6" w:rsidRPr="00FE5FDB">
              <w:rPr>
                <w:rStyle w:val="Hyperlink"/>
                <w:noProof/>
                <w:kern w:val="32"/>
              </w:rPr>
              <w:t>5.12.22 Større udendørs arrangementer (6121)</w:t>
            </w:r>
            <w:r w:rsidR="00D438A6">
              <w:rPr>
                <w:noProof/>
                <w:webHidden/>
              </w:rPr>
              <w:tab/>
            </w:r>
            <w:r w:rsidR="00D438A6">
              <w:rPr>
                <w:noProof/>
                <w:webHidden/>
              </w:rPr>
              <w:fldChar w:fldCharType="begin"/>
            </w:r>
            <w:r w:rsidR="00D438A6">
              <w:rPr>
                <w:noProof/>
                <w:webHidden/>
              </w:rPr>
              <w:instrText xml:space="preserve"> PAGEREF _Toc68694382 \h </w:instrText>
            </w:r>
            <w:r w:rsidR="00D438A6">
              <w:rPr>
                <w:noProof/>
                <w:webHidden/>
              </w:rPr>
            </w:r>
            <w:r w:rsidR="00D438A6">
              <w:rPr>
                <w:noProof/>
                <w:webHidden/>
              </w:rPr>
              <w:fldChar w:fldCharType="separate"/>
            </w:r>
            <w:r w:rsidR="003D3529">
              <w:rPr>
                <w:noProof/>
                <w:webHidden/>
              </w:rPr>
              <w:t>213</w:t>
            </w:r>
            <w:r w:rsidR="00D438A6">
              <w:rPr>
                <w:noProof/>
                <w:webHidden/>
              </w:rPr>
              <w:fldChar w:fldCharType="end"/>
            </w:r>
          </w:hyperlink>
        </w:p>
        <w:p w14:paraId="05CFF2AB" w14:textId="118A5B48" w:rsidR="00D438A6" w:rsidRDefault="00000000">
          <w:pPr>
            <w:pStyle w:val="Indholdsfortegnelse2"/>
            <w:tabs>
              <w:tab w:val="right" w:leader="dot" w:pos="13426"/>
            </w:tabs>
            <w:rPr>
              <w:noProof/>
              <w:color w:val="auto"/>
              <w:lang w:eastAsia="da-DK"/>
            </w:rPr>
          </w:pPr>
          <w:hyperlink w:anchor="_Toc68694383" w:history="1">
            <w:r w:rsidR="00D438A6" w:rsidRPr="00FE5FDB">
              <w:rPr>
                <w:rStyle w:val="Hyperlink"/>
                <w:noProof/>
                <w:kern w:val="32"/>
              </w:rPr>
              <w:t>5.13.1 Naturgeografi (6200)</w:t>
            </w:r>
            <w:r w:rsidR="00D438A6">
              <w:rPr>
                <w:noProof/>
                <w:webHidden/>
              </w:rPr>
              <w:tab/>
            </w:r>
            <w:r w:rsidR="00D438A6">
              <w:rPr>
                <w:noProof/>
                <w:webHidden/>
              </w:rPr>
              <w:fldChar w:fldCharType="begin"/>
            </w:r>
            <w:r w:rsidR="00D438A6">
              <w:rPr>
                <w:noProof/>
                <w:webHidden/>
              </w:rPr>
              <w:instrText xml:space="preserve"> PAGEREF _Toc68694383 \h </w:instrText>
            </w:r>
            <w:r w:rsidR="00D438A6">
              <w:rPr>
                <w:noProof/>
                <w:webHidden/>
              </w:rPr>
            </w:r>
            <w:r w:rsidR="00D438A6">
              <w:rPr>
                <w:noProof/>
                <w:webHidden/>
              </w:rPr>
              <w:fldChar w:fldCharType="separate"/>
            </w:r>
            <w:r w:rsidR="003D3529">
              <w:rPr>
                <w:noProof/>
                <w:webHidden/>
              </w:rPr>
              <w:t>216</w:t>
            </w:r>
            <w:r w:rsidR="00D438A6">
              <w:rPr>
                <w:noProof/>
                <w:webHidden/>
              </w:rPr>
              <w:fldChar w:fldCharType="end"/>
            </w:r>
          </w:hyperlink>
        </w:p>
        <w:p w14:paraId="159D4E62" w14:textId="42E0286C" w:rsidR="00D438A6" w:rsidRDefault="00000000">
          <w:pPr>
            <w:pStyle w:val="Indholdsfortegnelse2"/>
            <w:tabs>
              <w:tab w:val="right" w:leader="dot" w:pos="13426"/>
            </w:tabs>
            <w:rPr>
              <w:noProof/>
              <w:color w:val="auto"/>
              <w:lang w:eastAsia="da-DK"/>
            </w:rPr>
          </w:pPr>
          <w:hyperlink w:anchor="_Toc68694384" w:history="1">
            <w:r w:rsidR="00D438A6" w:rsidRPr="00FE5FDB">
              <w:rPr>
                <w:rStyle w:val="Hyperlink"/>
                <w:noProof/>
                <w:kern w:val="32"/>
              </w:rPr>
              <w:t>5.13.2 Kulturgeografi (6201)</w:t>
            </w:r>
            <w:r w:rsidR="00D438A6">
              <w:rPr>
                <w:noProof/>
                <w:webHidden/>
              </w:rPr>
              <w:tab/>
            </w:r>
            <w:r w:rsidR="00D438A6">
              <w:rPr>
                <w:noProof/>
                <w:webHidden/>
              </w:rPr>
              <w:fldChar w:fldCharType="begin"/>
            </w:r>
            <w:r w:rsidR="00D438A6">
              <w:rPr>
                <w:noProof/>
                <w:webHidden/>
              </w:rPr>
              <w:instrText xml:space="preserve"> PAGEREF _Toc68694384 \h </w:instrText>
            </w:r>
            <w:r w:rsidR="00D438A6">
              <w:rPr>
                <w:noProof/>
                <w:webHidden/>
              </w:rPr>
            </w:r>
            <w:r w:rsidR="00D438A6">
              <w:rPr>
                <w:noProof/>
                <w:webHidden/>
              </w:rPr>
              <w:fldChar w:fldCharType="separate"/>
            </w:r>
            <w:r w:rsidR="003D3529">
              <w:rPr>
                <w:noProof/>
                <w:webHidden/>
              </w:rPr>
              <w:t>220</w:t>
            </w:r>
            <w:r w:rsidR="00D438A6">
              <w:rPr>
                <w:noProof/>
                <w:webHidden/>
              </w:rPr>
              <w:fldChar w:fldCharType="end"/>
            </w:r>
          </w:hyperlink>
        </w:p>
        <w:p w14:paraId="4ED4CB49" w14:textId="1D875FE9" w:rsidR="00D438A6" w:rsidRDefault="00000000">
          <w:pPr>
            <w:pStyle w:val="Indholdsfortegnelse2"/>
            <w:tabs>
              <w:tab w:val="right" w:leader="dot" w:pos="13426"/>
            </w:tabs>
            <w:rPr>
              <w:noProof/>
              <w:color w:val="auto"/>
              <w:lang w:eastAsia="da-DK"/>
            </w:rPr>
          </w:pPr>
          <w:hyperlink w:anchor="_Toc68694385" w:history="1">
            <w:r w:rsidR="00D438A6" w:rsidRPr="00FE5FDB">
              <w:rPr>
                <w:rStyle w:val="Hyperlink"/>
                <w:noProof/>
                <w:kern w:val="32"/>
              </w:rPr>
              <w:t>5.13.3 Landskabkarakterområder (6202)</w:t>
            </w:r>
            <w:r w:rsidR="00D438A6">
              <w:rPr>
                <w:noProof/>
                <w:webHidden/>
              </w:rPr>
              <w:tab/>
            </w:r>
            <w:r w:rsidR="00D438A6">
              <w:rPr>
                <w:noProof/>
                <w:webHidden/>
              </w:rPr>
              <w:fldChar w:fldCharType="begin"/>
            </w:r>
            <w:r w:rsidR="00D438A6">
              <w:rPr>
                <w:noProof/>
                <w:webHidden/>
              </w:rPr>
              <w:instrText xml:space="preserve"> PAGEREF _Toc68694385 \h </w:instrText>
            </w:r>
            <w:r w:rsidR="00D438A6">
              <w:rPr>
                <w:noProof/>
                <w:webHidden/>
              </w:rPr>
            </w:r>
            <w:r w:rsidR="00D438A6">
              <w:rPr>
                <w:noProof/>
                <w:webHidden/>
              </w:rPr>
              <w:fldChar w:fldCharType="separate"/>
            </w:r>
            <w:r w:rsidR="003D3529">
              <w:rPr>
                <w:noProof/>
                <w:webHidden/>
              </w:rPr>
              <w:t>222</w:t>
            </w:r>
            <w:r w:rsidR="00D438A6">
              <w:rPr>
                <w:noProof/>
                <w:webHidden/>
              </w:rPr>
              <w:fldChar w:fldCharType="end"/>
            </w:r>
          </w:hyperlink>
        </w:p>
        <w:p w14:paraId="54878683" w14:textId="10243E15" w:rsidR="00D438A6" w:rsidRDefault="00000000">
          <w:pPr>
            <w:pStyle w:val="Indholdsfortegnelse2"/>
            <w:tabs>
              <w:tab w:val="right" w:leader="dot" w:pos="13426"/>
            </w:tabs>
            <w:rPr>
              <w:noProof/>
              <w:color w:val="auto"/>
              <w:lang w:eastAsia="da-DK"/>
            </w:rPr>
          </w:pPr>
          <w:hyperlink w:anchor="_Toc68694386" w:history="1">
            <w:r w:rsidR="00D438A6" w:rsidRPr="00FE5FDB">
              <w:rPr>
                <w:rStyle w:val="Hyperlink"/>
                <w:noProof/>
                <w:kern w:val="32"/>
              </w:rPr>
              <w:t>5.13.4 Landskabskaraktervurderinger (6203)</w:t>
            </w:r>
            <w:r w:rsidR="00D438A6">
              <w:rPr>
                <w:noProof/>
                <w:webHidden/>
              </w:rPr>
              <w:tab/>
            </w:r>
            <w:r w:rsidR="00D438A6">
              <w:rPr>
                <w:noProof/>
                <w:webHidden/>
              </w:rPr>
              <w:fldChar w:fldCharType="begin"/>
            </w:r>
            <w:r w:rsidR="00D438A6">
              <w:rPr>
                <w:noProof/>
                <w:webHidden/>
              </w:rPr>
              <w:instrText xml:space="preserve"> PAGEREF _Toc68694386 \h </w:instrText>
            </w:r>
            <w:r w:rsidR="00D438A6">
              <w:rPr>
                <w:noProof/>
                <w:webHidden/>
              </w:rPr>
            </w:r>
            <w:r w:rsidR="00D438A6">
              <w:rPr>
                <w:noProof/>
                <w:webHidden/>
              </w:rPr>
              <w:fldChar w:fldCharType="separate"/>
            </w:r>
            <w:r w:rsidR="003D3529">
              <w:rPr>
                <w:noProof/>
                <w:webHidden/>
              </w:rPr>
              <w:t>226</w:t>
            </w:r>
            <w:r w:rsidR="00D438A6">
              <w:rPr>
                <w:noProof/>
                <w:webHidden/>
              </w:rPr>
              <w:fldChar w:fldCharType="end"/>
            </w:r>
          </w:hyperlink>
        </w:p>
        <w:p w14:paraId="6E402501" w14:textId="7951EB57" w:rsidR="00D438A6" w:rsidRDefault="00000000">
          <w:pPr>
            <w:pStyle w:val="Indholdsfortegnelse1"/>
            <w:tabs>
              <w:tab w:val="right" w:leader="dot" w:pos="13426"/>
            </w:tabs>
            <w:rPr>
              <w:noProof/>
              <w:color w:val="auto"/>
              <w:lang w:eastAsia="da-DK"/>
            </w:rPr>
          </w:pPr>
          <w:hyperlink w:anchor="_Toc68694387" w:history="1">
            <w:r w:rsidR="00D438A6" w:rsidRPr="00FE5FDB">
              <w:rPr>
                <w:rStyle w:val="Hyperlink"/>
                <w:noProof/>
              </w:rPr>
              <w:t>5.19 Park og Grønne Områder</w:t>
            </w:r>
            <w:r w:rsidR="00D438A6">
              <w:rPr>
                <w:noProof/>
                <w:webHidden/>
              </w:rPr>
              <w:tab/>
            </w:r>
            <w:r w:rsidR="00D438A6">
              <w:rPr>
                <w:noProof/>
                <w:webHidden/>
              </w:rPr>
              <w:fldChar w:fldCharType="begin"/>
            </w:r>
            <w:r w:rsidR="00D438A6">
              <w:rPr>
                <w:noProof/>
                <w:webHidden/>
              </w:rPr>
              <w:instrText xml:space="preserve"> PAGEREF _Toc68694387 \h </w:instrText>
            </w:r>
            <w:r w:rsidR="00D438A6">
              <w:rPr>
                <w:noProof/>
                <w:webHidden/>
              </w:rPr>
            </w:r>
            <w:r w:rsidR="00D438A6">
              <w:rPr>
                <w:noProof/>
                <w:webHidden/>
              </w:rPr>
              <w:fldChar w:fldCharType="separate"/>
            </w:r>
            <w:r w:rsidR="003D3529">
              <w:rPr>
                <w:noProof/>
                <w:webHidden/>
              </w:rPr>
              <w:t>229</w:t>
            </w:r>
            <w:r w:rsidR="00D438A6">
              <w:rPr>
                <w:noProof/>
                <w:webHidden/>
              </w:rPr>
              <w:fldChar w:fldCharType="end"/>
            </w:r>
          </w:hyperlink>
        </w:p>
        <w:p w14:paraId="2DD89A44" w14:textId="61D8DE2B" w:rsidR="00D438A6" w:rsidRDefault="00000000">
          <w:pPr>
            <w:pStyle w:val="Indholdsfortegnelse2"/>
            <w:tabs>
              <w:tab w:val="right" w:leader="dot" w:pos="13426"/>
            </w:tabs>
            <w:rPr>
              <w:noProof/>
              <w:color w:val="auto"/>
              <w:lang w:eastAsia="da-DK"/>
            </w:rPr>
          </w:pPr>
          <w:hyperlink w:anchor="_Toc68694388" w:history="1">
            <w:r w:rsidR="00D438A6" w:rsidRPr="00FE5FDB">
              <w:rPr>
                <w:rStyle w:val="Hyperlink"/>
                <w:noProof/>
                <w:kern w:val="32"/>
              </w:rPr>
              <w:t>5.19.1 Park og grønne områder flade (6800)</w:t>
            </w:r>
            <w:r w:rsidR="00D438A6">
              <w:rPr>
                <w:noProof/>
                <w:webHidden/>
              </w:rPr>
              <w:tab/>
            </w:r>
            <w:r w:rsidR="00D438A6">
              <w:rPr>
                <w:noProof/>
                <w:webHidden/>
              </w:rPr>
              <w:fldChar w:fldCharType="begin"/>
            </w:r>
            <w:r w:rsidR="00D438A6">
              <w:rPr>
                <w:noProof/>
                <w:webHidden/>
              </w:rPr>
              <w:instrText xml:space="preserve"> PAGEREF _Toc68694388 \h </w:instrText>
            </w:r>
            <w:r w:rsidR="00D438A6">
              <w:rPr>
                <w:noProof/>
                <w:webHidden/>
              </w:rPr>
            </w:r>
            <w:r w:rsidR="00D438A6">
              <w:rPr>
                <w:noProof/>
                <w:webHidden/>
              </w:rPr>
              <w:fldChar w:fldCharType="separate"/>
            </w:r>
            <w:r w:rsidR="003D3529">
              <w:rPr>
                <w:noProof/>
                <w:webHidden/>
              </w:rPr>
              <w:t>229</w:t>
            </w:r>
            <w:r w:rsidR="00D438A6">
              <w:rPr>
                <w:noProof/>
                <w:webHidden/>
              </w:rPr>
              <w:fldChar w:fldCharType="end"/>
            </w:r>
          </w:hyperlink>
        </w:p>
        <w:p w14:paraId="69A2E2C4" w14:textId="62744AC0" w:rsidR="00D438A6" w:rsidRDefault="00000000">
          <w:pPr>
            <w:pStyle w:val="Indholdsfortegnelse2"/>
            <w:tabs>
              <w:tab w:val="right" w:leader="dot" w:pos="13426"/>
            </w:tabs>
            <w:rPr>
              <w:noProof/>
              <w:color w:val="auto"/>
              <w:lang w:eastAsia="da-DK"/>
            </w:rPr>
          </w:pPr>
          <w:hyperlink w:anchor="_Toc68694389" w:history="1">
            <w:r w:rsidR="00D438A6" w:rsidRPr="00FE5FDB">
              <w:rPr>
                <w:rStyle w:val="Hyperlink"/>
                <w:noProof/>
                <w:kern w:val="32"/>
              </w:rPr>
              <w:t>5.19.2 Park og grønne områder linje (6801)</w:t>
            </w:r>
            <w:r w:rsidR="00D438A6">
              <w:rPr>
                <w:noProof/>
                <w:webHidden/>
              </w:rPr>
              <w:tab/>
            </w:r>
            <w:r w:rsidR="00D438A6">
              <w:rPr>
                <w:noProof/>
                <w:webHidden/>
              </w:rPr>
              <w:fldChar w:fldCharType="begin"/>
            </w:r>
            <w:r w:rsidR="00D438A6">
              <w:rPr>
                <w:noProof/>
                <w:webHidden/>
              </w:rPr>
              <w:instrText xml:space="preserve"> PAGEREF _Toc68694389 \h </w:instrText>
            </w:r>
            <w:r w:rsidR="00D438A6">
              <w:rPr>
                <w:noProof/>
                <w:webHidden/>
              </w:rPr>
            </w:r>
            <w:r w:rsidR="00D438A6">
              <w:rPr>
                <w:noProof/>
                <w:webHidden/>
              </w:rPr>
              <w:fldChar w:fldCharType="separate"/>
            </w:r>
            <w:r w:rsidR="003D3529">
              <w:rPr>
                <w:noProof/>
                <w:webHidden/>
              </w:rPr>
              <w:t>236</w:t>
            </w:r>
            <w:r w:rsidR="00D438A6">
              <w:rPr>
                <w:noProof/>
                <w:webHidden/>
              </w:rPr>
              <w:fldChar w:fldCharType="end"/>
            </w:r>
          </w:hyperlink>
        </w:p>
        <w:p w14:paraId="28E25EA8" w14:textId="05536974" w:rsidR="00D438A6" w:rsidRDefault="00000000">
          <w:pPr>
            <w:pStyle w:val="Indholdsfortegnelse2"/>
            <w:tabs>
              <w:tab w:val="right" w:leader="dot" w:pos="13426"/>
            </w:tabs>
            <w:rPr>
              <w:noProof/>
              <w:color w:val="auto"/>
              <w:lang w:eastAsia="da-DK"/>
            </w:rPr>
          </w:pPr>
          <w:hyperlink w:anchor="_Toc68694390" w:history="1">
            <w:r w:rsidR="00D438A6" w:rsidRPr="00FE5FDB">
              <w:rPr>
                <w:rStyle w:val="Hyperlink"/>
                <w:noProof/>
                <w:kern w:val="32"/>
              </w:rPr>
              <w:t>5.19.3 Park og grønne områder punkt (6802)</w:t>
            </w:r>
            <w:r w:rsidR="00D438A6">
              <w:rPr>
                <w:noProof/>
                <w:webHidden/>
              </w:rPr>
              <w:tab/>
            </w:r>
            <w:r w:rsidR="00D438A6">
              <w:rPr>
                <w:noProof/>
                <w:webHidden/>
              </w:rPr>
              <w:fldChar w:fldCharType="begin"/>
            </w:r>
            <w:r w:rsidR="00D438A6">
              <w:rPr>
                <w:noProof/>
                <w:webHidden/>
              </w:rPr>
              <w:instrText xml:space="preserve"> PAGEREF _Toc68694390 \h </w:instrText>
            </w:r>
            <w:r w:rsidR="00D438A6">
              <w:rPr>
                <w:noProof/>
                <w:webHidden/>
              </w:rPr>
            </w:r>
            <w:r w:rsidR="00D438A6">
              <w:rPr>
                <w:noProof/>
                <w:webHidden/>
              </w:rPr>
              <w:fldChar w:fldCharType="separate"/>
            </w:r>
            <w:r w:rsidR="003D3529">
              <w:rPr>
                <w:noProof/>
                <w:webHidden/>
              </w:rPr>
              <w:t>240</w:t>
            </w:r>
            <w:r w:rsidR="00D438A6">
              <w:rPr>
                <w:noProof/>
                <w:webHidden/>
              </w:rPr>
              <w:fldChar w:fldCharType="end"/>
            </w:r>
          </w:hyperlink>
        </w:p>
        <w:p w14:paraId="0F562AA0" w14:textId="05D97515" w:rsidR="00D438A6" w:rsidRDefault="00000000">
          <w:pPr>
            <w:pStyle w:val="Indholdsfortegnelse1"/>
            <w:tabs>
              <w:tab w:val="right" w:leader="dot" w:pos="13426"/>
            </w:tabs>
            <w:rPr>
              <w:noProof/>
              <w:color w:val="auto"/>
              <w:lang w:eastAsia="da-DK"/>
            </w:rPr>
          </w:pPr>
          <w:hyperlink w:anchor="_Toc68694391" w:history="1">
            <w:r w:rsidR="00D438A6" w:rsidRPr="00FE5FDB">
              <w:rPr>
                <w:rStyle w:val="Hyperlink"/>
                <w:noProof/>
              </w:rPr>
              <w:t>5.79 Billedunderstøttelse</w:t>
            </w:r>
            <w:r w:rsidR="00D438A6">
              <w:rPr>
                <w:noProof/>
                <w:webHidden/>
              </w:rPr>
              <w:tab/>
            </w:r>
            <w:r w:rsidR="00D438A6">
              <w:rPr>
                <w:noProof/>
                <w:webHidden/>
              </w:rPr>
              <w:fldChar w:fldCharType="begin"/>
            </w:r>
            <w:r w:rsidR="00D438A6">
              <w:rPr>
                <w:noProof/>
                <w:webHidden/>
              </w:rPr>
              <w:instrText xml:space="preserve"> PAGEREF _Toc68694391 \h </w:instrText>
            </w:r>
            <w:r w:rsidR="00D438A6">
              <w:rPr>
                <w:noProof/>
                <w:webHidden/>
              </w:rPr>
            </w:r>
            <w:r w:rsidR="00D438A6">
              <w:rPr>
                <w:noProof/>
                <w:webHidden/>
              </w:rPr>
              <w:fldChar w:fldCharType="separate"/>
            </w:r>
            <w:r w:rsidR="003D3529">
              <w:rPr>
                <w:noProof/>
                <w:webHidden/>
              </w:rPr>
              <w:t>247</w:t>
            </w:r>
            <w:r w:rsidR="00D438A6">
              <w:rPr>
                <w:noProof/>
                <w:webHidden/>
              </w:rPr>
              <w:fldChar w:fldCharType="end"/>
            </w:r>
          </w:hyperlink>
        </w:p>
        <w:p w14:paraId="77ADFC8F" w14:textId="39FDFA46" w:rsidR="00D438A6" w:rsidRDefault="00000000">
          <w:pPr>
            <w:pStyle w:val="Indholdsfortegnelse2"/>
            <w:tabs>
              <w:tab w:val="right" w:leader="dot" w:pos="13426"/>
            </w:tabs>
            <w:rPr>
              <w:noProof/>
              <w:color w:val="auto"/>
              <w:lang w:eastAsia="da-DK"/>
            </w:rPr>
          </w:pPr>
          <w:hyperlink w:anchor="_Toc68694392" w:history="1">
            <w:r w:rsidR="00D438A6" w:rsidRPr="00FE5FDB">
              <w:rPr>
                <w:rStyle w:val="Hyperlink"/>
                <w:noProof/>
              </w:rPr>
              <w:t>5.79.1 Fotoforbindelse (7900)</w:t>
            </w:r>
            <w:r w:rsidR="00D438A6">
              <w:rPr>
                <w:noProof/>
                <w:webHidden/>
              </w:rPr>
              <w:tab/>
            </w:r>
            <w:r w:rsidR="00D438A6">
              <w:rPr>
                <w:noProof/>
                <w:webHidden/>
              </w:rPr>
              <w:fldChar w:fldCharType="begin"/>
            </w:r>
            <w:r w:rsidR="00D438A6">
              <w:rPr>
                <w:noProof/>
                <w:webHidden/>
              </w:rPr>
              <w:instrText xml:space="preserve"> PAGEREF _Toc68694392 \h </w:instrText>
            </w:r>
            <w:r w:rsidR="00D438A6">
              <w:rPr>
                <w:noProof/>
                <w:webHidden/>
              </w:rPr>
            </w:r>
            <w:r w:rsidR="00D438A6">
              <w:rPr>
                <w:noProof/>
                <w:webHidden/>
              </w:rPr>
              <w:fldChar w:fldCharType="separate"/>
            </w:r>
            <w:r w:rsidR="003D3529">
              <w:rPr>
                <w:noProof/>
                <w:webHidden/>
              </w:rPr>
              <w:t>248</w:t>
            </w:r>
            <w:r w:rsidR="00D438A6">
              <w:rPr>
                <w:noProof/>
                <w:webHidden/>
              </w:rPr>
              <w:fldChar w:fldCharType="end"/>
            </w:r>
          </w:hyperlink>
        </w:p>
        <w:p w14:paraId="68BF023E" w14:textId="75D98E62" w:rsidR="00D438A6" w:rsidRDefault="00000000">
          <w:pPr>
            <w:pStyle w:val="Indholdsfortegnelse2"/>
            <w:tabs>
              <w:tab w:val="right" w:leader="dot" w:pos="13426"/>
            </w:tabs>
            <w:rPr>
              <w:noProof/>
              <w:color w:val="auto"/>
              <w:lang w:eastAsia="da-DK"/>
            </w:rPr>
          </w:pPr>
          <w:hyperlink w:anchor="_Toc68694393" w:history="1">
            <w:r w:rsidR="00D438A6" w:rsidRPr="00FE5FDB">
              <w:rPr>
                <w:rStyle w:val="Hyperlink"/>
                <w:noProof/>
              </w:rPr>
              <w:t>5.79.2 Foto (7901)</w:t>
            </w:r>
            <w:r w:rsidR="00D438A6">
              <w:rPr>
                <w:noProof/>
                <w:webHidden/>
              </w:rPr>
              <w:tab/>
            </w:r>
            <w:r w:rsidR="00D438A6">
              <w:rPr>
                <w:noProof/>
                <w:webHidden/>
              </w:rPr>
              <w:fldChar w:fldCharType="begin"/>
            </w:r>
            <w:r w:rsidR="00D438A6">
              <w:rPr>
                <w:noProof/>
                <w:webHidden/>
              </w:rPr>
              <w:instrText xml:space="preserve"> PAGEREF _Toc68694393 \h </w:instrText>
            </w:r>
            <w:r w:rsidR="00D438A6">
              <w:rPr>
                <w:noProof/>
                <w:webHidden/>
              </w:rPr>
            </w:r>
            <w:r w:rsidR="00D438A6">
              <w:rPr>
                <w:noProof/>
                <w:webHidden/>
              </w:rPr>
              <w:fldChar w:fldCharType="separate"/>
            </w:r>
            <w:r w:rsidR="003D3529">
              <w:rPr>
                <w:noProof/>
                <w:webHidden/>
              </w:rPr>
              <w:t>248</w:t>
            </w:r>
            <w:r w:rsidR="00D438A6">
              <w:rPr>
                <w:noProof/>
                <w:webHidden/>
              </w:rPr>
              <w:fldChar w:fldCharType="end"/>
            </w:r>
          </w:hyperlink>
        </w:p>
        <w:p w14:paraId="7C9E88E5" w14:textId="02C5EDF4" w:rsidR="007B4438" w:rsidRDefault="00D35FAC" w:rsidP="007B4438">
          <w:r>
            <w:rPr>
              <w:b/>
              <w:bCs/>
            </w:rPr>
            <w:fldChar w:fldCharType="end"/>
          </w:r>
        </w:p>
      </w:sdtContent>
    </w:sdt>
    <w:p w14:paraId="56445D65" w14:textId="77777777" w:rsidR="00B4056A" w:rsidRDefault="00B4056A">
      <w:pPr>
        <w:rPr>
          <w:b/>
        </w:rPr>
      </w:pPr>
      <w:r>
        <w:br w:type="page"/>
      </w:r>
    </w:p>
    <w:p w14:paraId="17BFDE42" w14:textId="77777777" w:rsidR="004110FF" w:rsidRDefault="004110FF">
      <w:pPr>
        <w:spacing w:after="200"/>
      </w:pPr>
      <w:r>
        <w:lastRenderedPageBreak/>
        <w:br w:type="page"/>
      </w:r>
    </w:p>
    <w:p w14:paraId="7450BC13" w14:textId="654A17F4" w:rsidR="00B84F75" w:rsidRPr="00D65E26" w:rsidRDefault="00B84F75" w:rsidP="00B84F75">
      <w:pPr>
        <w:rPr>
          <w:ins w:id="17" w:author="Christian Fischer" w:date="2022-09-21T16:04:00Z"/>
          <w:rFonts w:ascii="Trebuchet MS" w:hAnsi="Trebuchet MS"/>
          <w:sz w:val="19"/>
          <w:szCs w:val="19"/>
        </w:rPr>
      </w:pPr>
      <w:ins w:id="18" w:author="Christian Fischer" w:date="2022-09-21T16:04:00Z">
        <w:r w:rsidRPr="00D65E26">
          <w:rPr>
            <w:rFonts w:ascii="Trebuchet MS" w:hAnsi="Trebuchet MS"/>
            <w:sz w:val="19"/>
            <w:szCs w:val="19"/>
          </w:rPr>
          <w:lastRenderedPageBreak/>
          <w:t>GeoFA version 1.</w:t>
        </w:r>
        <w:r>
          <w:rPr>
            <w:rFonts w:ascii="Trebuchet MS" w:hAnsi="Trebuchet MS"/>
            <w:sz w:val="19"/>
            <w:szCs w:val="19"/>
          </w:rPr>
          <w:t>3</w:t>
        </w:r>
        <w:r>
          <w:rPr>
            <w:rFonts w:ascii="Trebuchet MS" w:hAnsi="Trebuchet MS"/>
            <w:sz w:val="19"/>
            <w:szCs w:val="19"/>
          </w:rPr>
          <w:t xml:space="preserve"> – </w:t>
        </w:r>
        <w:r>
          <w:rPr>
            <w:rFonts w:ascii="Trebuchet MS" w:hAnsi="Trebuchet MS"/>
            <w:sz w:val="19"/>
            <w:szCs w:val="19"/>
          </w:rPr>
          <w:t>september</w:t>
        </w:r>
        <w:r>
          <w:rPr>
            <w:rFonts w:ascii="Trebuchet MS" w:hAnsi="Trebuchet MS"/>
            <w:sz w:val="19"/>
            <w:szCs w:val="19"/>
          </w:rPr>
          <w:t xml:space="preserve"> 202</w:t>
        </w:r>
        <w:r>
          <w:rPr>
            <w:rFonts w:ascii="Trebuchet MS" w:hAnsi="Trebuchet MS"/>
            <w:sz w:val="19"/>
            <w:szCs w:val="19"/>
          </w:rPr>
          <w:t>2</w:t>
        </w:r>
        <w:r>
          <w:rPr>
            <w:rFonts w:ascii="Trebuchet MS" w:hAnsi="Trebuchet MS"/>
            <w:sz w:val="19"/>
            <w:szCs w:val="19"/>
          </w:rPr>
          <w:t>:</w:t>
        </w:r>
      </w:ins>
    </w:p>
    <w:p w14:paraId="584C221B" w14:textId="286097FC" w:rsidR="00B84F75" w:rsidRDefault="00B84F75" w:rsidP="00B84F75">
      <w:pPr>
        <w:rPr>
          <w:ins w:id="19" w:author="Christian Fischer" w:date="2022-09-21T16:04:00Z"/>
          <w:rFonts w:ascii="Trebuchet MS" w:hAnsi="Trebuchet MS"/>
          <w:sz w:val="19"/>
          <w:szCs w:val="19"/>
        </w:rPr>
      </w:pPr>
      <w:ins w:id="20" w:author="Christian Fischer" w:date="2022-09-21T16:05:00Z">
        <w:r>
          <w:rPr>
            <w:rFonts w:ascii="Trebuchet MS" w:hAnsi="Trebuchet MS"/>
            <w:sz w:val="19"/>
            <w:szCs w:val="19"/>
          </w:rPr>
          <w:t>Oprettelse af Parkeringsplads som facilitetstype.</w:t>
        </w:r>
      </w:ins>
    </w:p>
    <w:p w14:paraId="2A29EE3B" w14:textId="77777777" w:rsidR="009410B1" w:rsidRDefault="009410B1" w:rsidP="009410B1">
      <w:pPr>
        <w:rPr>
          <w:ins w:id="21" w:author="Christian Fischer" w:date="2022-09-21T16:01:00Z"/>
          <w:rFonts w:ascii="Trebuchet MS" w:hAnsi="Trebuchet MS"/>
          <w:sz w:val="19"/>
          <w:szCs w:val="19"/>
        </w:rPr>
      </w:pPr>
    </w:p>
    <w:p w14:paraId="4DED130D" w14:textId="3F701B06" w:rsidR="009410B1" w:rsidRPr="00D65E26" w:rsidRDefault="009410B1" w:rsidP="009410B1">
      <w:pPr>
        <w:rPr>
          <w:ins w:id="22" w:author="Christian Fischer" w:date="2022-09-21T16:02:00Z"/>
          <w:rFonts w:ascii="Trebuchet MS" w:hAnsi="Trebuchet MS"/>
          <w:sz w:val="19"/>
          <w:szCs w:val="19"/>
        </w:rPr>
      </w:pPr>
      <w:ins w:id="23" w:author="Christian Fischer" w:date="2022-09-21T16:02:00Z">
        <w:r w:rsidRPr="00D65E26">
          <w:rPr>
            <w:rFonts w:ascii="Trebuchet MS" w:hAnsi="Trebuchet MS"/>
            <w:sz w:val="19"/>
            <w:szCs w:val="19"/>
          </w:rPr>
          <w:t>GeoFA version 1.</w:t>
        </w:r>
        <w:r>
          <w:rPr>
            <w:rFonts w:ascii="Trebuchet MS" w:hAnsi="Trebuchet MS"/>
            <w:sz w:val="19"/>
            <w:szCs w:val="19"/>
          </w:rPr>
          <w:t>2</w:t>
        </w:r>
        <w:r>
          <w:rPr>
            <w:rFonts w:ascii="Trebuchet MS" w:hAnsi="Trebuchet MS"/>
            <w:sz w:val="19"/>
            <w:szCs w:val="19"/>
          </w:rPr>
          <w:t xml:space="preserve"> – </w:t>
        </w:r>
        <w:r>
          <w:rPr>
            <w:rFonts w:ascii="Trebuchet MS" w:hAnsi="Trebuchet MS"/>
            <w:sz w:val="19"/>
            <w:szCs w:val="19"/>
          </w:rPr>
          <w:t>juli</w:t>
        </w:r>
        <w:r>
          <w:rPr>
            <w:rFonts w:ascii="Trebuchet MS" w:hAnsi="Trebuchet MS"/>
            <w:sz w:val="19"/>
            <w:szCs w:val="19"/>
          </w:rPr>
          <w:t xml:space="preserve"> 2021:</w:t>
        </w:r>
      </w:ins>
    </w:p>
    <w:p w14:paraId="1B00AED8" w14:textId="2C5D8ACE" w:rsidR="009410B1" w:rsidRDefault="009410B1" w:rsidP="009410B1">
      <w:pPr>
        <w:rPr>
          <w:ins w:id="24" w:author="Christian Fischer" w:date="2022-09-21T16:02:00Z"/>
          <w:rFonts w:ascii="Trebuchet MS" w:hAnsi="Trebuchet MS"/>
          <w:sz w:val="19"/>
          <w:szCs w:val="19"/>
        </w:rPr>
      </w:pPr>
      <w:ins w:id="25" w:author="Christian Fischer" w:date="2022-09-21T16:02:00Z">
        <w:r>
          <w:rPr>
            <w:rFonts w:ascii="Trebuchet MS" w:hAnsi="Trebuchet MS"/>
            <w:sz w:val="19"/>
            <w:szCs w:val="19"/>
          </w:rPr>
          <w:t>Kvalitetsmarkering på facilitetstemarene (</w:t>
        </w:r>
      </w:ins>
      <w:ins w:id="26" w:author="Christian Fischer" w:date="2022-09-21T16:03:00Z">
        <w:r>
          <w:rPr>
            <w:rFonts w:ascii="Trebuchet MS" w:hAnsi="Trebuchet MS"/>
            <w:sz w:val="19"/>
            <w:szCs w:val="19"/>
          </w:rPr>
          <w:t xml:space="preserve">5800, 5801 og 5802). </w:t>
        </w:r>
        <w:r w:rsidR="00B84F75">
          <w:rPr>
            <w:rFonts w:ascii="Trebuchet MS" w:hAnsi="Trebuchet MS"/>
            <w:sz w:val="19"/>
            <w:szCs w:val="19"/>
          </w:rPr>
          <w:t>Opslagstabel d_5800_kvalitet tilføjet</w:t>
        </w:r>
      </w:ins>
    </w:p>
    <w:p w14:paraId="185B70FF" w14:textId="77777777" w:rsidR="009410B1" w:rsidRPr="00D65E26" w:rsidRDefault="009410B1" w:rsidP="009410B1">
      <w:pPr>
        <w:rPr>
          <w:ins w:id="27" w:author="Christian Fischer" w:date="2022-09-21T16:02:00Z"/>
          <w:rFonts w:ascii="Trebuchet MS" w:hAnsi="Trebuchet MS"/>
          <w:sz w:val="19"/>
          <w:szCs w:val="19"/>
        </w:rPr>
      </w:pPr>
    </w:p>
    <w:p w14:paraId="2BC4479D" w14:textId="139F9AC7" w:rsidR="009410B1" w:rsidRPr="00D65E26" w:rsidRDefault="009410B1" w:rsidP="009410B1">
      <w:pPr>
        <w:rPr>
          <w:ins w:id="28" w:author="Christian Fischer" w:date="2022-09-21T16:00:00Z"/>
          <w:rFonts w:ascii="Trebuchet MS" w:hAnsi="Trebuchet MS"/>
          <w:sz w:val="19"/>
          <w:szCs w:val="19"/>
        </w:rPr>
      </w:pPr>
      <w:ins w:id="29" w:author="Christian Fischer" w:date="2022-09-21T16:00:00Z">
        <w:r w:rsidRPr="00D65E26">
          <w:rPr>
            <w:rFonts w:ascii="Trebuchet MS" w:hAnsi="Trebuchet MS"/>
            <w:sz w:val="19"/>
            <w:szCs w:val="19"/>
          </w:rPr>
          <w:t>GeoFA version 1.</w:t>
        </w:r>
        <w:r>
          <w:rPr>
            <w:rFonts w:ascii="Trebuchet MS" w:hAnsi="Trebuchet MS"/>
            <w:sz w:val="19"/>
            <w:szCs w:val="19"/>
          </w:rPr>
          <w:t>1</w:t>
        </w:r>
        <w:r>
          <w:rPr>
            <w:rFonts w:ascii="Trebuchet MS" w:hAnsi="Trebuchet MS"/>
            <w:sz w:val="19"/>
            <w:szCs w:val="19"/>
          </w:rPr>
          <w:t xml:space="preserve"> – </w:t>
        </w:r>
      </w:ins>
      <w:ins w:id="30" w:author="Christian Fischer" w:date="2022-09-21T16:01:00Z">
        <w:r>
          <w:rPr>
            <w:rFonts w:ascii="Trebuchet MS" w:hAnsi="Trebuchet MS"/>
            <w:sz w:val="19"/>
            <w:szCs w:val="19"/>
          </w:rPr>
          <w:t>juli</w:t>
        </w:r>
      </w:ins>
      <w:ins w:id="31" w:author="Christian Fischer" w:date="2022-09-21T16:00:00Z">
        <w:r>
          <w:rPr>
            <w:rFonts w:ascii="Trebuchet MS" w:hAnsi="Trebuchet MS"/>
            <w:sz w:val="19"/>
            <w:szCs w:val="19"/>
          </w:rPr>
          <w:t xml:space="preserve"> 2021:</w:t>
        </w:r>
      </w:ins>
    </w:p>
    <w:p w14:paraId="23FC2D13" w14:textId="068ADFC2" w:rsidR="009410B1" w:rsidRPr="00D65E26" w:rsidRDefault="009410B1" w:rsidP="009410B1">
      <w:pPr>
        <w:rPr>
          <w:ins w:id="32" w:author="Christian Fischer" w:date="2022-09-21T16:00:00Z"/>
          <w:rFonts w:ascii="Trebuchet MS" w:hAnsi="Trebuchet MS"/>
          <w:sz w:val="19"/>
          <w:szCs w:val="19"/>
        </w:rPr>
      </w:pPr>
      <w:ins w:id="33" w:author="Christian Fischer" w:date="2022-09-21T16:02:00Z">
        <w:r>
          <w:rPr>
            <w:rFonts w:ascii="Trebuchet MS" w:hAnsi="Trebuchet MS"/>
            <w:sz w:val="19"/>
            <w:szCs w:val="19"/>
          </w:rPr>
          <w:t>Ændringer til facilitetstyper</w:t>
        </w:r>
      </w:ins>
    </w:p>
    <w:p w14:paraId="0F8C9C41" w14:textId="77777777" w:rsidR="009410B1" w:rsidRDefault="009410B1" w:rsidP="005A065F">
      <w:pPr>
        <w:rPr>
          <w:ins w:id="34" w:author="Christian Fischer" w:date="2022-09-21T16:00:00Z"/>
          <w:rFonts w:ascii="Trebuchet MS" w:hAnsi="Trebuchet MS"/>
          <w:sz w:val="19"/>
          <w:szCs w:val="19"/>
        </w:rPr>
      </w:pPr>
    </w:p>
    <w:p w14:paraId="5E2C4AAC" w14:textId="7E2293CA" w:rsidR="005A065F" w:rsidRPr="00D65E26" w:rsidRDefault="005A065F" w:rsidP="005A065F">
      <w:pPr>
        <w:rPr>
          <w:ins w:id="35" w:author="Christian Fischer" w:date="2022-09-21T15:59:00Z"/>
          <w:rFonts w:ascii="Trebuchet MS" w:hAnsi="Trebuchet MS"/>
          <w:sz w:val="19"/>
          <w:szCs w:val="19"/>
        </w:rPr>
      </w:pPr>
      <w:ins w:id="36" w:author="Christian Fischer" w:date="2022-09-21T15:59:00Z">
        <w:r w:rsidRPr="00D65E26">
          <w:rPr>
            <w:rFonts w:ascii="Trebuchet MS" w:hAnsi="Trebuchet MS"/>
            <w:sz w:val="19"/>
            <w:szCs w:val="19"/>
          </w:rPr>
          <w:t>GeoFA version 1.0</w:t>
        </w:r>
        <w:r>
          <w:rPr>
            <w:rFonts w:ascii="Trebuchet MS" w:hAnsi="Trebuchet MS"/>
            <w:sz w:val="19"/>
            <w:szCs w:val="19"/>
          </w:rPr>
          <w:t xml:space="preserve"> – marts 2021:</w:t>
        </w:r>
      </w:ins>
    </w:p>
    <w:p w14:paraId="6439A397" w14:textId="77777777" w:rsidR="005A065F" w:rsidRPr="00D65E26" w:rsidRDefault="005A065F" w:rsidP="005A065F">
      <w:pPr>
        <w:rPr>
          <w:ins w:id="37" w:author="Christian Fischer" w:date="2022-09-21T15:59:00Z"/>
          <w:rFonts w:ascii="Trebuchet MS" w:hAnsi="Trebuchet MS"/>
          <w:sz w:val="19"/>
          <w:szCs w:val="19"/>
        </w:rPr>
      </w:pPr>
      <w:ins w:id="38" w:author="Christian Fischer" w:date="2022-09-21T15:59:00Z">
        <w:r w:rsidRPr="00D65E26">
          <w:rPr>
            <w:rFonts w:ascii="Trebuchet MS" w:hAnsi="Trebuchet MS"/>
            <w:sz w:val="19"/>
            <w:szCs w:val="19"/>
          </w:rPr>
          <w:t xml:space="preserve">I </w:t>
        </w:r>
        <w:r>
          <w:rPr>
            <w:rFonts w:ascii="Trebuchet MS" w:hAnsi="Trebuchet MS"/>
            <w:sz w:val="19"/>
            <w:szCs w:val="19"/>
          </w:rPr>
          <w:t xml:space="preserve">GeoFA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ins>
    </w:p>
    <w:p w14:paraId="1245C268" w14:textId="77777777" w:rsidR="005A065F" w:rsidRPr="00D65E26" w:rsidRDefault="005A065F" w:rsidP="005A065F">
      <w:pPr>
        <w:rPr>
          <w:ins w:id="39" w:author="Christian Fischer" w:date="2022-09-21T15:59:00Z"/>
          <w:rFonts w:ascii="Trebuchet MS" w:hAnsi="Trebuchet MS"/>
          <w:sz w:val="19"/>
          <w:szCs w:val="19"/>
        </w:rPr>
      </w:pPr>
    </w:p>
    <w:p w14:paraId="37705CAC" w14:textId="5DCFA2B7" w:rsidR="005A065F" w:rsidRPr="0091663D" w:rsidDel="005A065F" w:rsidRDefault="005A065F" w:rsidP="005A065F">
      <w:pPr>
        <w:rPr>
          <w:del w:id="40" w:author="Christian Fischer" w:date="2022-09-21T15:59:00Z"/>
          <w:moveTo w:id="41" w:author="Christian Fischer" w:date="2022-09-21T15:58:00Z"/>
          <w:rFonts w:ascii="Trebuchet MS" w:hAnsi="Trebuchet MS"/>
          <w:sz w:val="19"/>
          <w:szCs w:val="19"/>
        </w:rPr>
      </w:pPr>
      <w:moveToRangeStart w:id="42" w:author="Christian Fischer" w:date="2022-09-21T15:58:00Z" w:name="move114668345"/>
      <w:moveTo w:id="43" w:author="Christian Fischer" w:date="2022-09-21T15:58:00Z">
        <w:del w:id="44" w:author="Christian Fischer" w:date="2022-09-21T15:59:00Z">
          <w:r w:rsidDel="005A065F">
            <w:rPr>
              <w:rFonts w:ascii="Trebuchet MS" w:hAnsi="Trebuchet MS" w:cs="Trebuchet MS"/>
              <w:sz w:val="19"/>
              <w:szCs w:val="19"/>
            </w:rPr>
            <w:delText>FKG v</w:delText>
          </w:r>
          <w:r w:rsidRPr="0091663D" w:rsidDel="005A065F">
            <w:rPr>
              <w:rFonts w:ascii="Trebuchet MS" w:hAnsi="Trebuchet MS"/>
              <w:sz w:val="19"/>
              <w:szCs w:val="19"/>
            </w:rPr>
            <w:delText>ersion 2.5 – januar 2015:</w:delText>
          </w:r>
        </w:del>
      </w:moveTo>
    </w:p>
    <w:p w14:paraId="6C9FF624" w14:textId="35064FF5" w:rsidR="005A065F" w:rsidRPr="0091663D" w:rsidDel="005A065F" w:rsidRDefault="005A065F" w:rsidP="005A065F">
      <w:pPr>
        <w:rPr>
          <w:del w:id="45" w:author="Christian Fischer" w:date="2022-09-21T15:59:00Z"/>
          <w:moveTo w:id="46" w:author="Christian Fischer" w:date="2022-09-21T15:58:00Z"/>
          <w:rFonts w:ascii="Trebuchet MS" w:hAnsi="Trebuchet MS"/>
          <w:sz w:val="19"/>
          <w:szCs w:val="19"/>
        </w:rPr>
      </w:pPr>
      <w:moveTo w:id="47" w:author="Christian Fischer" w:date="2022-09-21T15:58:00Z">
        <w:del w:id="48" w:author="Christian Fischer" w:date="2022-09-21T15:59:00Z">
          <w:r w:rsidRPr="0091663D" w:rsidDel="005A065F">
            <w:rPr>
              <w:rFonts w:ascii="Trebuchet MS" w:hAnsi="Trebuchet MS"/>
              <w:sz w:val="19"/>
              <w:szCs w:val="19"/>
            </w:rPr>
            <w:delText xml:space="preserve">Fejlrettelser, mangler m.v. Der er ført ændringslog, som også kan findes samme sted som datamodellen.  Alle både godkendte og afviste forslag er noteret i ændringslog, sammen med argument for beslutning. Der er i alt oprettet </w:delText>
          </w:r>
          <w:r w:rsidRPr="0091663D" w:rsidDel="005A065F">
            <w:rPr>
              <w:rFonts w:ascii="Trebuchet MS" w:hAnsi="Trebuchet MS"/>
              <w:color w:val="4F81BD"/>
              <w:sz w:val="19"/>
              <w:szCs w:val="19"/>
            </w:rPr>
            <w:delText>4</w:delText>
          </w:r>
          <w:r w:rsidRPr="0091663D" w:rsidDel="005A065F">
            <w:rPr>
              <w:rFonts w:ascii="Trebuchet MS" w:hAnsi="Trebuchet MS"/>
              <w:sz w:val="19"/>
              <w:szCs w:val="19"/>
            </w:rPr>
            <w:delText xml:space="preserve"> nye temaer og</w:delText>
          </w:r>
          <w:r w:rsidRPr="0091663D" w:rsidDel="005A065F">
            <w:rPr>
              <w:rFonts w:ascii="Trebuchet MS" w:hAnsi="Trebuchet MS"/>
              <w:color w:val="4F81BD"/>
              <w:sz w:val="19"/>
              <w:szCs w:val="19"/>
            </w:rPr>
            <w:delText xml:space="preserve"> </w:delText>
          </w:r>
          <w:r w:rsidRPr="0091663D" w:rsidDel="005A065F">
            <w:rPr>
              <w:rFonts w:ascii="Trebuchet MS" w:hAnsi="Trebuchet MS"/>
              <w:sz w:val="19"/>
              <w:szCs w:val="19"/>
            </w:rPr>
            <w:delTex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delText>
          </w:r>
        </w:del>
      </w:moveTo>
    </w:p>
    <w:p w14:paraId="4FB2C41B" w14:textId="6DA078FA" w:rsidR="005A065F" w:rsidRPr="0091663D" w:rsidDel="005A065F" w:rsidRDefault="005A065F" w:rsidP="005A065F">
      <w:pPr>
        <w:rPr>
          <w:del w:id="49" w:author="Christian Fischer" w:date="2022-09-21T15:59:00Z"/>
          <w:moveTo w:id="50" w:author="Christian Fischer" w:date="2022-09-21T15:58:00Z"/>
          <w:rFonts w:ascii="Trebuchet MS" w:hAnsi="Trebuchet MS"/>
          <w:color w:val="4F81BD"/>
          <w:sz w:val="19"/>
          <w:szCs w:val="19"/>
        </w:rPr>
      </w:pPr>
      <w:moveTo w:id="51" w:author="Christian Fischer" w:date="2022-09-21T15:58:00Z">
        <w:del w:id="52" w:author="Christian Fischer" w:date="2022-09-21T15:59:00Z">
          <w:r w:rsidRPr="0091663D" w:rsidDel="005A065F">
            <w:rPr>
              <w:rFonts w:ascii="Trebuchet MS" w:hAnsi="Trebuchet MS"/>
              <w:sz w:val="19"/>
              <w:szCs w:val="19"/>
            </w:rPr>
            <w:delText>Der har i denne version, været fokus på temagrupperne ”5.9 sport, fritid og friluftsliv” samt ”5.12 Beredskab”. Der arbejdes videre med kortlægning af temaer ift. KLE</w:delText>
          </w:r>
          <w:r w:rsidDel="005A065F">
            <w:rPr>
              <w:rFonts w:ascii="Trebuchet MS" w:hAnsi="Trebuchet MS"/>
              <w:sz w:val="19"/>
              <w:szCs w:val="19"/>
            </w:rPr>
            <w:delText>-</w:delText>
          </w:r>
          <w:r w:rsidRPr="0091663D" w:rsidDel="005A065F">
            <w:rPr>
              <w:rFonts w:ascii="Trebuchet MS" w:hAnsi="Trebuchet MS"/>
              <w:sz w:val="19"/>
              <w:szCs w:val="19"/>
            </w:rPr>
            <w:delTex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delText>
          </w:r>
          <w:r w:rsidDel="005A065F">
            <w:rPr>
              <w:rFonts w:ascii="Trebuchet MS" w:hAnsi="Trebuchet MS"/>
              <w:sz w:val="19"/>
              <w:szCs w:val="19"/>
            </w:rPr>
            <w:delText>-</w:delText>
          </w:r>
          <w:r w:rsidRPr="0091663D" w:rsidDel="005A065F">
            <w:rPr>
              <w:rFonts w:ascii="Trebuchet MS" w:hAnsi="Trebuchet MS"/>
              <w:sz w:val="19"/>
              <w:szCs w:val="19"/>
            </w:rPr>
            <w:delText xml:space="preserve">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 </w:delText>
          </w:r>
        </w:del>
      </w:moveTo>
    </w:p>
    <w:p w14:paraId="181A118F" w14:textId="404E12EB" w:rsidR="005A065F" w:rsidRPr="0091663D" w:rsidDel="005A065F" w:rsidRDefault="005A065F" w:rsidP="005A065F">
      <w:pPr>
        <w:rPr>
          <w:del w:id="53" w:author="Christian Fischer" w:date="2022-09-21T15:59:00Z"/>
          <w:moveTo w:id="54" w:author="Christian Fischer" w:date="2022-09-21T15:58:00Z"/>
          <w:rFonts w:ascii="Trebuchet MS" w:hAnsi="Trebuchet MS"/>
          <w:color w:val="4F81BD"/>
          <w:sz w:val="19"/>
          <w:szCs w:val="19"/>
        </w:rPr>
      </w:pPr>
    </w:p>
    <w:p w14:paraId="3B2054F2" w14:textId="77777777" w:rsidR="005A065F" w:rsidRPr="00D65E26" w:rsidRDefault="005A065F" w:rsidP="005A065F">
      <w:pPr>
        <w:rPr>
          <w:moveTo w:id="55" w:author="Christian Fischer" w:date="2022-09-21T15:58:00Z"/>
          <w:rFonts w:ascii="Trebuchet MS" w:hAnsi="Trebuchet MS"/>
          <w:sz w:val="19"/>
          <w:szCs w:val="19"/>
        </w:rPr>
      </w:pPr>
      <w:moveTo w:id="56" w:author="Christian Fischer" w:date="2022-09-21T15:58:00Z">
        <w:r>
          <w:rPr>
            <w:rFonts w:ascii="Trebuchet MS" w:hAnsi="Trebuchet MS" w:cs="Trebuchet MS"/>
            <w:sz w:val="19"/>
            <w:szCs w:val="19"/>
          </w:rPr>
          <w:t>FKG v</w:t>
        </w:r>
        <w:r w:rsidRPr="00D65E26">
          <w:rPr>
            <w:rFonts w:ascii="Trebuchet MS" w:hAnsi="Trebuchet MS"/>
            <w:sz w:val="19"/>
            <w:szCs w:val="19"/>
          </w:rPr>
          <w:t>ersion 2.6 – februar 2016:</w:t>
        </w:r>
      </w:moveTo>
    </w:p>
    <w:p w14:paraId="62679204" w14:textId="77777777" w:rsidR="005A065F" w:rsidRPr="00D65E26" w:rsidRDefault="005A065F" w:rsidP="005A065F">
      <w:pPr>
        <w:rPr>
          <w:moveTo w:id="57" w:author="Christian Fischer" w:date="2022-09-21T15:58:00Z"/>
          <w:rFonts w:ascii="Trebuchet MS" w:hAnsi="Trebuchet MS"/>
          <w:sz w:val="19"/>
          <w:szCs w:val="19"/>
        </w:rPr>
      </w:pPr>
      <w:moveTo w:id="58" w:author="Christian Fischer" w:date="2022-09-21T15:58:00Z">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moveTo>
    </w:p>
    <w:p w14:paraId="3A5995F2" w14:textId="77777777" w:rsidR="005A065F" w:rsidRPr="00D65E26" w:rsidRDefault="005A065F" w:rsidP="005A065F">
      <w:pPr>
        <w:rPr>
          <w:moveTo w:id="59" w:author="Christian Fischer" w:date="2022-09-21T15:58:00Z"/>
          <w:rFonts w:ascii="Trebuchet MS" w:hAnsi="Trebuchet MS"/>
          <w:sz w:val="19"/>
          <w:szCs w:val="19"/>
        </w:rPr>
      </w:pPr>
      <w:moveTo w:id="60" w:author="Christian Fischer" w:date="2022-09-21T15:58:00Z">
        <w:r w:rsidRPr="00D65E26">
          <w:rPr>
            <w:rFonts w:ascii="Trebuchet MS" w:hAnsi="Trebuchet MS"/>
            <w:sz w:val="19"/>
            <w:szCs w:val="19"/>
          </w:rPr>
          <w:t xml:space="preserve">Alle både godkendte og afviste forslag er noteret i ændringslog, sammen med argument for beslutning. </w:t>
        </w:r>
      </w:moveTo>
    </w:p>
    <w:p w14:paraId="19DA2D5F" w14:textId="77777777" w:rsidR="005A065F" w:rsidRPr="00D65E26" w:rsidRDefault="005A065F" w:rsidP="005A065F">
      <w:pPr>
        <w:rPr>
          <w:moveTo w:id="61" w:author="Christian Fischer" w:date="2022-09-21T15:58:00Z"/>
          <w:rFonts w:ascii="Trebuchet MS" w:hAnsi="Trebuchet MS"/>
          <w:sz w:val="19"/>
          <w:szCs w:val="19"/>
        </w:rPr>
      </w:pPr>
      <w:moveTo w:id="62" w:author="Christian Fischer" w:date="2022-09-21T15:58:00Z">
        <w:r w:rsidRPr="00D65E26">
          <w:rPr>
            <w:rFonts w:ascii="Trebuchet MS" w:hAnsi="Trebuchet MS"/>
            <w:sz w:val="19"/>
            <w:szCs w:val="19"/>
          </w:rPr>
          <w:t>Version 2.6.0.1 august 2017 og maj/juni 2019:</w:t>
        </w:r>
      </w:moveTo>
    </w:p>
    <w:p w14:paraId="620B61C9" w14:textId="77777777" w:rsidR="005A065F" w:rsidRPr="00D65E26" w:rsidRDefault="005A065F" w:rsidP="005A065F">
      <w:pPr>
        <w:rPr>
          <w:moveTo w:id="63" w:author="Christian Fischer" w:date="2022-09-21T15:58:00Z"/>
          <w:rFonts w:ascii="Trebuchet MS" w:hAnsi="Trebuchet MS"/>
          <w:sz w:val="19"/>
          <w:szCs w:val="19"/>
        </w:rPr>
      </w:pPr>
      <w:moveTo w:id="64" w:author="Christian Fischer" w:date="2022-09-21T15:58:00Z">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Det er alene til konvertering via shape</w:t>
        </w:r>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moveTo>
    </w:p>
    <w:p w14:paraId="69B358C6" w14:textId="77777777" w:rsidR="005A065F" w:rsidRPr="00D65E26" w:rsidRDefault="005A065F" w:rsidP="005A065F">
      <w:pPr>
        <w:rPr>
          <w:moveTo w:id="65" w:author="Christian Fischer" w:date="2022-09-21T15:58:00Z"/>
          <w:rFonts w:ascii="Trebuchet MS" w:hAnsi="Trebuchet MS"/>
          <w:sz w:val="19"/>
          <w:szCs w:val="19"/>
        </w:rPr>
      </w:pPr>
      <w:moveTo w:id="66" w:author="Christian Fischer" w:date="2022-09-21T15:58:00Z">
        <w:r w:rsidRPr="00D65E26">
          <w:rPr>
            <w:rFonts w:ascii="Trebuchet MS" w:hAnsi="Trebuchet MS"/>
            <w:sz w:val="19"/>
            <w:szCs w:val="19"/>
          </w:rPr>
          <w:t>En del ændringer i 5800, 5801 og 5802 efter møder 9.5. 2019,17.6. 2019 og 8.7.2019. Sidste møde efter en kort høring.</w:t>
        </w:r>
      </w:moveTo>
    </w:p>
    <w:p w14:paraId="20618E55" w14:textId="77777777" w:rsidR="005A065F" w:rsidRPr="00D65E26" w:rsidRDefault="005A065F" w:rsidP="005A065F">
      <w:pPr>
        <w:rPr>
          <w:moveTo w:id="67" w:author="Christian Fischer" w:date="2022-09-21T15:58:00Z"/>
          <w:rFonts w:ascii="Trebuchet MS" w:hAnsi="Trebuchet MS"/>
          <w:sz w:val="19"/>
          <w:szCs w:val="19"/>
        </w:rPr>
      </w:pPr>
    </w:p>
    <w:p w14:paraId="51316728" w14:textId="77777777" w:rsidR="005A065F" w:rsidRPr="0091663D" w:rsidRDefault="005A065F" w:rsidP="005A065F">
      <w:pPr>
        <w:rPr>
          <w:ins w:id="68" w:author="Christian Fischer" w:date="2022-09-21T15:59:00Z"/>
          <w:rFonts w:ascii="Trebuchet MS" w:hAnsi="Trebuchet MS"/>
          <w:sz w:val="19"/>
          <w:szCs w:val="19"/>
        </w:rPr>
      </w:pPr>
      <w:ins w:id="69" w:author="Christian Fischer" w:date="2022-09-21T15:59:00Z">
        <w:r>
          <w:rPr>
            <w:rFonts w:ascii="Trebuchet MS" w:hAnsi="Trebuchet MS" w:cs="Trebuchet MS"/>
            <w:sz w:val="19"/>
            <w:szCs w:val="19"/>
          </w:rPr>
          <w:t>FKG v</w:t>
        </w:r>
        <w:r w:rsidRPr="0091663D">
          <w:rPr>
            <w:rFonts w:ascii="Trebuchet MS" w:hAnsi="Trebuchet MS"/>
            <w:sz w:val="19"/>
            <w:szCs w:val="19"/>
          </w:rPr>
          <w:t>ersion 2.5 – januar 2015:</w:t>
        </w:r>
      </w:ins>
    </w:p>
    <w:p w14:paraId="6F4F507B" w14:textId="77777777" w:rsidR="005A065F" w:rsidRPr="0091663D" w:rsidRDefault="005A065F" w:rsidP="005A065F">
      <w:pPr>
        <w:rPr>
          <w:ins w:id="70" w:author="Christian Fischer" w:date="2022-09-21T15:59:00Z"/>
          <w:rFonts w:ascii="Trebuchet MS" w:hAnsi="Trebuchet MS"/>
          <w:sz w:val="19"/>
          <w:szCs w:val="19"/>
        </w:rPr>
      </w:pPr>
      <w:ins w:id="71" w:author="Christian Fischer" w:date="2022-09-21T15:59:00Z">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ins>
    </w:p>
    <w:p w14:paraId="50CF6E8D" w14:textId="77777777" w:rsidR="005A065F" w:rsidRPr="0091663D" w:rsidRDefault="005A065F" w:rsidP="005A065F">
      <w:pPr>
        <w:rPr>
          <w:ins w:id="72" w:author="Christian Fischer" w:date="2022-09-21T15:59:00Z"/>
          <w:rFonts w:ascii="Trebuchet MS" w:hAnsi="Trebuchet MS"/>
          <w:color w:val="4F81BD"/>
          <w:sz w:val="19"/>
          <w:szCs w:val="19"/>
        </w:rPr>
      </w:pPr>
      <w:ins w:id="73" w:author="Christian Fischer" w:date="2022-09-21T15:59:00Z">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 xml:space="preserve">projekt til afløsning. Det </w:t>
        </w:r>
        <w:r w:rsidRPr="0091663D">
          <w:rPr>
            <w:rFonts w:ascii="Trebuchet MS" w:hAnsi="Trebuchet MS"/>
            <w:sz w:val="19"/>
            <w:szCs w:val="19"/>
          </w:rPr>
          <w:lastRenderedPageBreak/>
          <w:t>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ins>
    </w:p>
    <w:p w14:paraId="40D0F868" w14:textId="77777777" w:rsidR="005A065F" w:rsidRPr="0091663D" w:rsidRDefault="005A065F" w:rsidP="005A065F">
      <w:pPr>
        <w:rPr>
          <w:ins w:id="74" w:author="Christian Fischer" w:date="2022-09-21T15:59:00Z"/>
          <w:rFonts w:ascii="Trebuchet MS" w:hAnsi="Trebuchet MS"/>
          <w:color w:val="4F81BD"/>
          <w:sz w:val="19"/>
          <w:szCs w:val="19"/>
        </w:rPr>
      </w:pPr>
    </w:p>
    <w:p w14:paraId="599E03A8" w14:textId="5424F193" w:rsidR="005A065F" w:rsidRPr="00D65E26" w:rsidDel="005A065F" w:rsidRDefault="005A065F" w:rsidP="005A065F">
      <w:pPr>
        <w:rPr>
          <w:del w:id="75" w:author="Christian Fischer" w:date="2022-09-21T15:58:00Z"/>
          <w:moveTo w:id="76" w:author="Christian Fischer" w:date="2022-09-21T15:58:00Z"/>
          <w:rFonts w:ascii="Trebuchet MS" w:hAnsi="Trebuchet MS"/>
          <w:sz w:val="19"/>
          <w:szCs w:val="19"/>
        </w:rPr>
      </w:pPr>
      <w:moveTo w:id="77" w:author="Christian Fischer" w:date="2022-09-21T15:58:00Z">
        <w:del w:id="78" w:author="Christian Fischer" w:date="2022-09-21T15:58:00Z">
          <w:r w:rsidRPr="00D65E26" w:rsidDel="005A065F">
            <w:rPr>
              <w:rFonts w:ascii="Trebuchet MS" w:hAnsi="Trebuchet MS"/>
              <w:sz w:val="19"/>
              <w:szCs w:val="19"/>
            </w:rPr>
            <w:delText>GeoFA version 1.0</w:delText>
          </w:r>
          <w:r w:rsidDel="005A065F">
            <w:rPr>
              <w:rFonts w:ascii="Trebuchet MS" w:hAnsi="Trebuchet MS"/>
              <w:sz w:val="19"/>
              <w:szCs w:val="19"/>
            </w:rPr>
            <w:delText xml:space="preserve"> – marts 2021:</w:delText>
          </w:r>
        </w:del>
      </w:moveTo>
    </w:p>
    <w:p w14:paraId="1DFF2763" w14:textId="4EFC50A5" w:rsidR="005A065F" w:rsidRPr="00D65E26" w:rsidDel="005A065F" w:rsidRDefault="005A065F" w:rsidP="005A065F">
      <w:pPr>
        <w:rPr>
          <w:del w:id="79" w:author="Christian Fischer" w:date="2022-09-21T15:58:00Z"/>
          <w:moveTo w:id="80" w:author="Christian Fischer" w:date="2022-09-21T15:58:00Z"/>
          <w:rFonts w:ascii="Trebuchet MS" w:hAnsi="Trebuchet MS"/>
          <w:sz w:val="19"/>
          <w:szCs w:val="19"/>
        </w:rPr>
      </w:pPr>
      <w:moveTo w:id="81" w:author="Christian Fischer" w:date="2022-09-21T15:58:00Z">
        <w:del w:id="82" w:author="Christian Fischer" w:date="2022-09-21T15:58:00Z">
          <w:r w:rsidRPr="00D65E26" w:rsidDel="005A065F">
            <w:rPr>
              <w:rFonts w:ascii="Trebuchet MS" w:hAnsi="Trebuchet MS"/>
              <w:sz w:val="19"/>
              <w:szCs w:val="19"/>
            </w:rPr>
            <w:delText xml:space="preserve">I </w:delText>
          </w:r>
          <w:r w:rsidDel="005A065F">
            <w:rPr>
              <w:rFonts w:ascii="Trebuchet MS" w:hAnsi="Trebuchet MS"/>
              <w:sz w:val="19"/>
              <w:szCs w:val="19"/>
            </w:rPr>
            <w:delText xml:space="preserve">GeoFA </w:delText>
          </w:r>
          <w:r w:rsidRPr="00D65E26" w:rsidDel="005A065F">
            <w:rPr>
              <w:rFonts w:ascii="Trebuchet MS" w:hAnsi="Trebuchet MS"/>
              <w:sz w:val="19"/>
              <w:szCs w:val="19"/>
            </w:rPr>
            <w:delText xml:space="preserve">version </w:delText>
          </w:r>
          <w:r w:rsidDel="005A065F">
            <w:rPr>
              <w:rFonts w:ascii="Trebuchet MS" w:hAnsi="Trebuchet MS"/>
              <w:sz w:val="19"/>
              <w:szCs w:val="19"/>
            </w:rPr>
            <w:delText>1</w:delText>
          </w:r>
          <w:r w:rsidRPr="00D65E26" w:rsidDel="005A065F">
            <w:rPr>
              <w:rFonts w:ascii="Trebuchet MS" w:hAnsi="Trebuchet MS"/>
              <w:sz w:val="19"/>
              <w:szCs w:val="19"/>
            </w:rPr>
            <w:delTex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delText>
          </w:r>
        </w:del>
      </w:moveTo>
    </w:p>
    <w:p w14:paraId="6096D542" w14:textId="12AD8BC7" w:rsidR="005A065F" w:rsidRPr="00D65E26" w:rsidDel="005A065F" w:rsidRDefault="005A065F" w:rsidP="005A065F">
      <w:pPr>
        <w:rPr>
          <w:del w:id="83" w:author="Christian Fischer" w:date="2022-09-21T15:58:00Z"/>
          <w:moveTo w:id="84" w:author="Christian Fischer" w:date="2022-09-21T15:58:00Z"/>
          <w:rFonts w:ascii="Trebuchet MS" w:hAnsi="Trebuchet MS"/>
          <w:sz w:val="19"/>
          <w:szCs w:val="19"/>
        </w:rPr>
      </w:pPr>
    </w:p>
    <w:p w14:paraId="1FFE5768" w14:textId="77777777" w:rsidR="006C6883" w:rsidRPr="0091663D" w:rsidRDefault="006C6883" w:rsidP="006C6883">
      <w:pPr>
        <w:rPr>
          <w:moveTo w:id="85" w:author="Christian Fischer" w:date="2022-09-21T15:58:00Z"/>
          <w:rFonts w:ascii="Trebuchet MS" w:hAnsi="Trebuchet MS"/>
          <w:sz w:val="19"/>
          <w:szCs w:val="19"/>
        </w:rPr>
      </w:pPr>
      <w:moveToRangeStart w:id="86" w:author="Christian Fischer" w:date="2022-09-21T15:58:00Z" w:name="move114668314"/>
      <w:moveToRangeEnd w:id="42"/>
      <w:moveTo w:id="87" w:author="Christian Fischer" w:date="2022-09-21T15:58:00Z">
        <w:r>
          <w:rPr>
            <w:rFonts w:ascii="Trebuchet MS" w:hAnsi="Trebuchet MS" w:cs="Trebuchet MS"/>
            <w:sz w:val="19"/>
            <w:szCs w:val="19"/>
          </w:rPr>
          <w:t>FKG v</w:t>
        </w:r>
        <w:r w:rsidRPr="0091663D">
          <w:rPr>
            <w:rFonts w:ascii="Trebuchet MS" w:hAnsi="Trebuchet MS"/>
            <w:sz w:val="19"/>
            <w:szCs w:val="19"/>
          </w:rPr>
          <w:t>ersion 2.4.0 – maj 2014:</w:t>
        </w:r>
      </w:moveTo>
    </w:p>
    <w:p w14:paraId="7B6BEF45" w14:textId="77777777" w:rsidR="006C6883" w:rsidRPr="0091663D" w:rsidRDefault="006C6883" w:rsidP="006C6883">
      <w:pPr>
        <w:rPr>
          <w:moveTo w:id="88" w:author="Christian Fischer" w:date="2022-09-21T15:58:00Z"/>
          <w:rFonts w:ascii="Trebuchet MS" w:hAnsi="Trebuchet MS"/>
          <w:sz w:val="19"/>
          <w:szCs w:val="19"/>
        </w:rPr>
      </w:pPr>
      <w:moveTo w:id="89" w:author="Christian Fischer" w:date="2022-09-21T15:58:00Z">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moveTo>
    </w:p>
    <w:p w14:paraId="76C716A2" w14:textId="77777777" w:rsidR="006C6883" w:rsidRPr="0091663D" w:rsidRDefault="006C6883" w:rsidP="006C6883">
      <w:pPr>
        <w:rPr>
          <w:moveTo w:id="90" w:author="Christian Fischer" w:date="2022-09-21T15:58:00Z"/>
          <w:rFonts w:ascii="Trebuchet MS" w:hAnsi="Trebuchet MS"/>
          <w:sz w:val="19"/>
          <w:szCs w:val="19"/>
        </w:rPr>
      </w:pPr>
      <w:moveTo w:id="91" w:author="Christian Fischer" w:date="2022-09-21T15:58:00Z">
        <w:r w:rsidRPr="0091663D">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moveTo>
    </w:p>
    <w:p w14:paraId="4EBC4CB2" w14:textId="77777777" w:rsidR="006C6883" w:rsidRPr="0091663D" w:rsidRDefault="006C6883" w:rsidP="006C6883">
      <w:pPr>
        <w:rPr>
          <w:moveTo w:id="92" w:author="Christian Fischer" w:date="2022-09-21T15:58:00Z"/>
          <w:rFonts w:ascii="Trebuchet MS" w:hAnsi="Trebuchet MS"/>
          <w:sz w:val="19"/>
          <w:szCs w:val="19"/>
        </w:rPr>
      </w:pPr>
      <w:moveTo w:id="93" w:author="Christian Fischer" w:date="2022-09-21T15:58:00Z">
        <w:r w:rsidRPr="0091663D">
          <w:rPr>
            <w:rFonts w:ascii="Trebuchet MS" w:hAnsi="Trebuchet MS"/>
            <w:sz w:val="19"/>
            <w:szCs w:val="19"/>
          </w:rPr>
          <w:t>Temaerne ”5.8.9 Kommunal_service (5708)” og ”5.8.10 Distrikter (5709)” er nu underopdelt i henholdsvis 3 og 4 tabeller.</w:t>
        </w:r>
      </w:moveTo>
    </w:p>
    <w:p w14:paraId="28D72EA5" w14:textId="77777777" w:rsidR="006C6883" w:rsidRPr="0091663D" w:rsidRDefault="006C6883" w:rsidP="006C6883">
      <w:pPr>
        <w:rPr>
          <w:moveTo w:id="94" w:author="Christian Fischer" w:date="2022-09-21T15:58:00Z"/>
          <w:rFonts w:ascii="Trebuchet MS" w:hAnsi="Trebuchet MS"/>
          <w:sz w:val="19"/>
          <w:szCs w:val="19"/>
        </w:rPr>
      </w:pPr>
      <w:moveTo w:id="95" w:author="Christian Fischer" w:date="2022-09-21T15:58:00Z">
        <w:r w:rsidRPr="0091663D">
          <w:rPr>
            <w:rFonts w:ascii="Trebuchet MS" w:hAnsi="Trebuchet MS"/>
            <w:sz w:val="19"/>
            <w:szCs w:val="19"/>
          </w:rPr>
          <w:t xml:space="preserve"> </w:t>
        </w:r>
      </w:moveTo>
    </w:p>
    <w:p w14:paraId="5DCDA38D" w14:textId="77777777" w:rsidR="006C6883" w:rsidRDefault="006C6883" w:rsidP="006C6883">
      <w:pPr>
        <w:rPr>
          <w:moveTo w:id="96" w:author="Christian Fischer" w:date="2022-09-21T15:58:00Z"/>
          <w:rFonts w:ascii="Trebuchet MS" w:hAnsi="Trebuchet MS"/>
          <w:sz w:val="19"/>
          <w:szCs w:val="19"/>
        </w:rPr>
      </w:pPr>
      <w:moveToRangeStart w:id="97" w:author="Christian Fischer" w:date="2022-09-21T15:58:00Z" w:name="move114668303"/>
      <w:moveToRangeEnd w:id="86"/>
      <w:moveTo w:id="98" w:author="Christian Fischer" w:date="2022-09-21T15:58:00Z">
        <w:r>
          <w:rPr>
            <w:rFonts w:ascii="Trebuchet MS" w:hAnsi="Trebuchet MS" w:cs="Trebuchet MS"/>
            <w:sz w:val="19"/>
            <w:szCs w:val="19"/>
          </w:rPr>
          <w:t>FKG v</w:t>
        </w:r>
        <w:r w:rsidRPr="0091663D">
          <w:rPr>
            <w:rFonts w:ascii="Trebuchet MS" w:hAnsi="Trebuchet MS"/>
            <w:sz w:val="19"/>
            <w:szCs w:val="19"/>
          </w:rPr>
          <w:t>ersion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moveTo>
    </w:p>
    <w:p w14:paraId="35083FB3" w14:textId="77777777" w:rsidR="006C6883" w:rsidRPr="0091663D" w:rsidRDefault="006C6883" w:rsidP="006C6883">
      <w:pPr>
        <w:rPr>
          <w:moveTo w:id="99" w:author="Christian Fischer" w:date="2022-09-21T15:58:00Z"/>
          <w:rFonts w:ascii="Trebuchet MS" w:hAnsi="Trebuchet MS"/>
          <w:sz w:val="19"/>
          <w:szCs w:val="19"/>
        </w:rPr>
      </w:pPr>
      <w:moveTo w:id="100" w:author="Christian Fischer" w:date="2022-09-21T15:58:00Z">
        <w:r w:rsidRPr="0091663D">
          <w:rPr>
            <w:rFonts w:ascii="Trebuchet MS" w:hAnsi="Trebuchet MS"/>
            <w:sz w:val="19"/>
            <w:szCs w:val="19"/>
          </w:rPr>
          <w:t xml:space="preserve"> </w:t>
        </w:r>
      </w:moveTo>
    </w:p>
    <w:moveToRangeEnd w:id="97"/>
    <w:p w14:paraId="38E12980" w14:textId="77777777" w:rsidR="006C6883" w:rsidRPr="0091663D" w:rsidRDefault="006C6883" w:rsidP="006C6883">
      <w:pPr>
        <w:rPr>
          <w:ins w:id="101" w:author="Christian Fischer" w:date="2022-09-21T15:57:00Z"/>
          <w:rFonts w:ascii="Trebuchet MS" w:hAnsi="Trebuchet MS"/>
          <w:sz w:val="19"/>
          <w:szCs w:val="19"/>
        </w:rPr>
      </w:pPr>
      <w:ins w:id="102" w:author="Christian Fischer" w:date="2022-09-21T15:57:00Z">
        <w:r>
          <w:rPr>
            <w:rFonts w:ascii="Trebuchet MS" w:hAnsi="Trebuchet MS" w:cs="Trebuchet MS"/>
            <w:sz w:val="19"/>
            <w:szCs w:val="19"/>
          </w:rPr>
          <w:t>FKG v</w:t>
        </w:r>
        <w:r w:rsidRPr="0091663D">
          <w:rPr>
            <w:rFonts w:ascii="Trebuchet MS" w:hAnsi="Trebuchet MS"/>
            <w:sz w:val="19"/>
            <w:szCs w:val="19"/>
          </w:rPr>
          <w:t>ersion 2.3.0 – juni 2013: Endelig udgivelse af tilrettet høringsversion 2.2.1</w:t>
        </w:r>
      </w:ins>
    </w:p>
    <w:p w14:paraId="1489A358" w14:textId="77777777" w:rsidR="006C6883" w:rsidRDefault="006C6883" w:rsidP="006C6883">
      <w:pPr>
        <w:rPr>
          <w:ins w:id="103" w:author="Christian Fischer" w:date="2022-09-21T15:57:00Z"/>
          <w:rFonts w:ascii="Trebuchet MS" w:hAnsi="Trebuchet MS" w:cs="Trebuchet MS"/>
          <w:sz w:val="19"/>
          <w:szCs w:val="19"/>
        </w:rPr>
      </w:pPr>
    </w:p>
    <w:p w14:paraId="137FC282" w14:textId="285308E9" w:rsidR="006C6883" w:rsidRPr="0091663D" w:rsidRDefault="006C6883" w:rsidP="006C6883">
      <w:pPr>
        <w:rPr>
          <w:moveTo w:id="104" w:author="Christian Fischer" w:date="2022-09-21T15:57:00Z"/>
          <w:rFonts w:ascii="Trebuchet MS" w:hAnsi="Trebuchet MS"/>
          <w:sz w:val="19"/>
          <w:szCs w:val="19"/>
        </w:rPr>
      </w:pPr>
      <w:moveToRangeStart w:id="105" w:author="Christian Fischer" w:date="2022-09-21T15:57:00Z" w:name="move114668273"/>
      <w:moveTo w:id="106" w:author="Christian Fischer" w:date="2022-09-21T15:57:00Z">
        <w:r>
          <w:rPr>
            <w:rFonts w:ascii="Trebuchet MS" w:hAnsi="Trebuchet MS" w:cs="Trebuchet MS"/>
            <w:sz w:val="19"/>
            <w:szCs w:val="19"/>
          </w:rPr>
          <w:t>FKG v</w:t>
        </w:r>
        <w:r w:rsidRPr="0091663D">
          <w:rPr>
            <w:rFonts w:ascii="Trebuchet MS" w:hAnsi="Trebuchet MS"/>
            <w:sz w:val="19"/>
            <w:szCs w:val="19"/>
          </w:rPr>
          <w:t>ersion 2.2.1 – maj 2013:</w:t>
        </w:r>
      </w:moveTo>
    </w:p>
    <w:p w14:paraId="2755AC60" w14:textId="77777777" w:rsidR="006C6883" w:rsidRPr="0091663D" w:rsidRDefault="006C6883" w:rsidP="006C6883">
      <w:pPr>
        <w:rPr>
          <w:moveTo w:id="107" w:author="Christian Fischer" w:date="2022-09-21T15:57:00Z"/>
          <w:rFonts w:ascii="Trebuchet MS" w:hAnsi="Trebuchet MS"/>
          <w:sz w:val="19"/>
          <w:szCs w:val="19"/>
        </w:rPr>
      </w:pPr>
      <w:moveTo w:id="108" w:author="Christian Fischer" w:date="2022-09-21T15:57:00Z">
        <w:r w:rsidRPr="0091663D">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moveTo>
    </w:p>
    <w:p w14:paraId="1CC2ACBA" w14:textId="77777777" w:rsidR="006C6883" w:rsidRPr="0091663D" w:rsidRDefault="006C6883" w:rsidP="006C6883">
      <w:pPr>
        <w:rPr>
          <w:moveTo w:id="109" w:author="Christian Fischer" w:date="2022-09-21T15:57:00Z"/>
          <w:rFonts w:ascii="Trebuchet MS" w:hAnsi="Trebuchet MS"/>
          <w:sz w:val="19"/>
          <w:szCs w:val="19"/>
        </w:rPr>
      </w:pPr>
    </w:p>
    <w:p w14:paraId="18AA2337" w14:textId="77777777" w:rsidR="006C6883" w:rsidRPr="0091663D" w:rsidRDefault="006C6883" w:rsidP="006C6883">
      <w:pPr>
        <w:rPr>
          <w:moveTo w:id="110" w:author="Christian Fischer" w:date="2022-09-21T15:57:00Z"/>
          <w:rFonts w:ascii="Trebuchet MS" w:hAnsi="Trebuchet MS"/>
          <w:sz w:val="19"/>
          <w:szCs w:val="19"/>
        </w:rPr>
      </w:pPr>
      <w:moveToRangeStart w:id="111" w:author="Christian Fischer" w:date="2022-09-21T15:57:00Z" w:name="move114668262"/>
      <w:moveToRangeEnd w:id="105"/>
      <w:moveTo w:id="112" w:author="Christian Fischer" w:date="2022-09-21T15:57:00Z">
        <w:r>
          <w:rPr>
            <w:rFonts w:ascii="Trebuchet MS" w:hAnsi="Trebuchet MS" w:cs="Trebuchet MS"/>
            <w:sz w:val="19"/>
            <w:szCs w:val="19"/>
          </w:rPr>
          <w:t>FKG v</w:t>
        </w:r>
        <w:r w:rsidRPr="0091663D">
          <w:rPr>
            <w:rFonts w:ascii="Trebuchet MS" w:hAnsi="Trebuchet MS"/>
            <w:sz w:val="19"/>
            <w:szCs w:val="19"/>
          </w:rPr>
          <w:t>ersion 2.2 – september 2012:</w:t>
        </w:r>
      </w:moveTo>
    </w:p>
    <w:p w14:paraId="5215B02C" w14:textId="77777777" w:rsidR="006C6883" w:rsidRPr="0091663D" w:rsidRDefault="006C6883" w:rsidP="006C6883">
      <w:pPr>
        <w:rPr>
          <w:moveTo w:id="113" w:author="Christian Fischer" w:date="2022-09-21T15:57:00Z"/>
          <w:rFonts w:ascii="Trebuchet MS" w:hAnsi="Trebuchet MS"/>
          <w:sz w:val="19"/>
          <w:szCs w:val="19"/>
        </w:rPr>
      </w:pPr>
      <w:moveTo w:id="114" w:author="Christian Fischer" w:date="2022-09-21T15:57:00Z">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moveTo>
    </w:p>
    <w:p w14:paraId="251474DB" w14:textId="77777777" w:rsidR="006C6883" w:rsidRPr="00FC191C" w:rsidRDefault="006C6883" w:rsidP="006C6883">
      <w:pPr>
        <w:pStyle w:val="Listeafsnit"/>
        <w:numPr>
          <w:ilvl w:val="0"/>
          <w:numId w:val="11"/>
        </w:numPr>
        <w:spacing w:after="0" w:line="276" w:lineRule="auto"/>
        <w:ind w:left="714" w:hanging="357"/>
        <w:contextualSpacing w:val="0"/>
        <w:rPr>
          <w:moveTo w:id="115" w:author="Christian Fischer" w:date="2022-09-21T15:57:00Z"/>
          <w:rFonts w:ascii="Trebuchet MS" w:eastAsiaTheme="minorEastAsia" w:hAnsi="Trebuchet MS"/>
          <w:b w:val="0"/>
          <w:color w:val="767171"/>
          <w:sz w:val="19"/>
          <w:szCs w:val="19"/>
        </w:rPr>
      </w:pPr>
      <w:moveTo w:id="116" w:author="Christian Fischer" w:date="2022-09-21T15:57:00Z">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moveTo>
    </w:p>
    <w:p w14:paraId="1CD3CC7A" w14:textId="77777777" w:rsidR="006C6883" w:rsidRPr="0091663D" w:rsidRDefault="006C6883" w:rsidP="006C6883">
      <w:pPr>
        <w:numPr>
          <w:ilvl w:val="0"/>
          <w:numId w:val="11"/>
        </w:numPr>
        <w:spacing w:before="100" w:beforeAutospacing="1" w:after="100" w:afterAutospacing="1" w:line="240" w:lineRule="auto"/>
        <w:rPr>
          <w:moveTo w:id="117" w:author="Christian Fischer" w:date="2022-09-21T15:57:00Z"/>
          <w:rFonts w:ascii="Trebuchet MS" w:hAnsi="Trebuchet MS"/>
          <w:sz w:val="19"/>
          <w:szCs w:val="19"/>
        </w:rPr>
      </w:pPr>
      <w:moveTo w:id="118" w:author="Christian Fischer" w:date="2022-09-21T15:57:00Z">
        <w:r w:rsidRPr="0091663D">
          <w:rPr>
            <w:rFonts w:ascii="Trebuchet MS" w:hAnsi="Trebuchet MS"/>
            <w:sz w:val="19"/>
            <w:szCs w:val="19"/>
          </w:rPr>
          <w:t xml:space="preserve">Præciseringen af hvilken én type geometri hvert tema kan være. Der implementeres kun en geometritype for hvert tema. </w:t>
        </w:r>
      </w:moveTo>
    </w:p>
    <w:p w14:paraId="045832C6" w14:textId="77777777" w:rsidR="006C6883" w:rsidRPr="0091663D" w:rsidRDefault="006C6883" w:rsidP="006C6883">
      <w:pPr>
        <w:numPr>
          <w:ilvl w:val="0"/>
          <w:numId w:val="11"/>
        </w:numPr>
        <w:spacing w:before="100" w:beforeAutospacing="1" w:after="100" w:afterAutospacing="1" w:line="240" w:lineRule="auto"/>
        <w:rPr>
          <w:moveTo w:id="119" w:author="Christian Fischer" w:date="2022-09-21T15:57:00Z"/>
          <w:rFonts w:ascii="Trebuchet MS" w:hAnsi="Trebuchet MS"/>
          <w:sz w:val="19"/>
          <w:szCs w:val="19"/>
        </w:rPr>
      </w:pPr>
      <w:moveTo w:id="120" w:author="Christian Fischer" w:date="2022-09-21T15:57:00Z">
        <w:r w:rsidRPr="0091663D">
          <w:rPr>
            <w:rFonts w:ascii="Trebuchet MS" w:hAnsi="Trebuchet MS"/>
            <w:sz w:val="19"/>
            <w:szCs w:val="19"/>
          </w:rPr>
          <w:t xml:space="preserve">Skiftet fra lokale opslagstabeller til landsdækkende med vedligeholdelsesret/-pligt inden for eget område - kommunenr/cvrnr flytter ind i opslagstabellerne som en kolonne. </w:t>
        </w:r>
      </w:moveTo>
    </w:p>
    <w:p w14:paraId="46A09039" w14:textId="77777777" w:rsidR="006C6883" w:rsidRPr="0091663D" w:rsidRDefault="006C6883" w:rsidP="006C6883">
      <w:pPr>
        <w:numPr>
          <w:ilvl w:val="0"/>
          <w:numId w:val="11"/>
        </w:numPr>
        <w:spacing w:before="100" w:beforeAutospacing="1" w:after="100" w:afterAutospacing="1" w:line="240" w:lineRule="auto"/>
        <w:rPr>
          <w:moveTo w:id="121" w:author="Christian Fischer" w:date="2022-09-21T15:57:00Z"/>
          <w:rFonts w:ascii="Trebuchet MS" w:hAnsi="Trebuchet MS"/>
          <w:sz w:val="19"/>
          <w:szCs w:val="19"/>
        </w:rPr>
      </w:pPr>
      <w:moveTo w:id="122" w:author="Christian Fischer" w:date="2022-09-21T15:57:00Z">
        <w:r w:rsidRPr="0091663D">
          <w:rPr>
            <w:rFonts w:ascii="Trebuchet MS" w:hAnsi="Trebuchet MS"/>
            <w:sz w:val="19"/>
            <w:szCs w:val="19"/>
          </w:rPr>
          <w:t xml:space="preserve">Stillingtagen til alle kendte indberetninger – herunder input fra de leverandører, der skal udfærdige den fysiske datamodel. </w:t>
        </w:r>
      </w:moveTo>
    </w:p>
    <w:p w14:paraId="4587526D" w14:textId="77777777" w:rsidR="006C6883" w:rsidRPr="0091663D" w:rsidRDefault="006C6883" w:rsidP="006C6883">
      <w:pPr>
        <w:rPr>
          <w:moveTo w:id="123" w:author="Christian Fischer" w:date="2022-09-21T15:57:00Z"/>
          <w:rFonts w:ascii="Trebuchet MS" w:hAnsi="Trebuchet MS" w:cs="Trebuchet MS"/>
          <w:sz w:val="19"/>
          <w:szCs w:val="19"/>
        </w:rPr>
      </w:pPr>
      <w:moveToRangeStart w:id="124" w:author="Christian Fischer" w:date="2022-09-21T15:57:00Z" w:name="move114668254"/>
      <w:moveToRangeEnd w:id="111"/>
      <w:moveTo w:id="125" w:author="Christian Fischer" w:date="2022-09-21T15:57:00Z">
        <w:r>
          <w:rPr>
            <w:rFonts w:ascii="Trebuchet MS" w:hAnsi="Trebuchet MS" w:cs="Trebuchet MS"/>
            <w:sz w:val="19"/>
            <w:szCs w:val="19"/>
          </w:rPr>
          <w:lastRenderedPageBreak/>
          <w:t>FKG v</w:t>
        </w:r>
        <w:r w:rsidRPr="0091663D">
          <w:rPr>
            <w:rFonts w:ascii="Trebuchet MS" w:hAnsi="Trebuchet MS" w:cs="Trebuchet MS"/>
            <w:sz w:val="19"/>
            <w:szCs w:val="19"/>
          </w:rPr>
          <w:t>ersion 2.1.2 - juni 2012:</w:t>
        </w:r>
      </w:moveTo>
    </w:p>
    <w:p w14:paraId="73720BCB" w14:textId="77777777" w:rsidR="006C6883" w:rsidRDefault="006C6883" w:rsidP="006C6883">
      <w:pPr>
        <w:rPr>
          <w:moveTo w:id="126" w:author="Christian Fischer" w:date="2022-09-21T15:57:00Z"/>
          <w:rFonts w:ascii="Trebuchet MS" w:hAnsi="Trebuchet MS" w:cs="Trebuchet MS"/>
          <w:sz w:val="19"/>
          <w:szCs w:val="19"/>
        </w:rPr>
      </w:pPr>
      <w:moveTo w:id="127" w:author="Christian Fischer" w:date="2022-09-21T15:57:00Z">
        <w:r w:rsidRPr="0091663D">
          <w:rPr>
            <w:rFonts w:ascii="Trebuchet MS" w:hAnsi="Trebuchet MS" w:cs="Trebuchet MS"/>
            <w:sz w:val="19"/>
            <w:szCs w:val="19"/>
          </w:rPr>
          <w:t>Fejlrettelser, mangler m.v. fundet ved efterfølgende arbejde samt ikke mindst ved forberedelserne til 1. implementering. Ændringslog ført.</w:t>
        </w:r>
      </w:moveTo>
    </w:p>
    <w:moveToRangeEnd w:id="124"/>
    <w:p w14:paraId="509EE155" w14:textId="77777777" w:rsidR="006C6883" w:rsidRDefault="006C6883" w:rsidP="00CB4BEB">
      <w:pPr>
        <w:rPr>
          <w:ins w:id="128" w:author="Christian Fischer" w:date="2022-09-21T15:57:00Z"/>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r>
        <w:rPr>
          <w:rFonts w:ascii="Trebuchet MS" w:hAnsi="Trebuchet MS" w:cs="Trebuchet MS"/>
          <w:sz w:val="19"/>
          <w:szCs w:val="19"/>
        </w:rPr>
        <w:t>FKG v</w:t>
      </w:r>
      <w:r w:rsidR="00CB4BEB" w:rsidRPr="0091663D">
        <w:rPr>
          <w:rFonts w:ascii="Trebuchet MS" w:hAnsi="Trebuchet MS" w:cs="Trebuchet MS"/>
          <w:sz w:val="19"/>
          <w:szCs w:val="19"/>
        </w:rPr>
        <w:t xml:space="preserve">ersion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(ArcGIS geodatabase ved Claus Moestrup)</w:t>
      </w:r>
    </w:p>
    <w:p w14:paraId="2A86885F" w14:textId="16E892F7" w:rsidR="00CB4BEB" w:rsidRPr="0091663D" w:rsidDel="006C6883" w:rsidRDefault="00CB4BEB" w:rsidP="00CB4BEB">
      <w:pPr>
        <w:rPr>
          <w:del w:id="129" w:author="Christian Fischer" w:date="2022-09-21T15:58:00Z"/>
          <w:rFonts w:ascii="Trebuchet MS" w:hAnsi="Trebuchet MS" w:cs="Trebuchet MS"/>
          <w:sz w:val="19"/>
          <w:szCs w:val="19"/>
        </w:rPr>
      </w:pPr>
    </w:p>
    <w:p w14:paraId="062A71C4" w14:textId="337AEE36" w:rsidR="00CB4BEB" w:rsidRPr="0091663D" w:rsidDel="006C6883" w:rsidRDefault="00A66AAD" w:rsidP="00CB4BEB">
      <w:pPr>
        <w:rPr>
          <w:moveFrom w:id="130" w:author="Christian Fischer" w:date="2022-09-21T15:57:00Z"/>
          <w:rFonts w:ascii="Trebuchet MS" w:hAnsi="Trebuchet MS" w:cs="Trebuchet MS"/>
          <w:sz w:val="19"/>
          <w:szCs w:val="19"/>
        </w:rPr>
      </w:pPr>
      <w:moveFromRangeStart w:id="131" w:author="Christian Fischer" w:date="2022-09-21T15:57:00Z" w:name="move114668254"/>
      <w:moveFrom w:id="132" w:author="Christian Fischer" w:date="2022-09-21T15:57:00Z">
        <w:r w:rsidDel="006C6883">
          <w:rPr>
            <w:rFonts w:ascii="Trebuchet MS" w:hAnsi="Trebuchet MS" w:cs="Trebuchet MS"/>
            <w:sz w:val="19"/>
            <w:szCs w:val="19"/>
          </w:rPr>
          <w:t>FKG v</w:t>
        </w:r>
        <w:r w:rsidR="00CB4BEB" w:rsidRPr="0091663D" w:rsidDel="006C6883">
          <w:rPr>
            <w:rFonts w:ascii="Trebuchet MS" w:hAnsi="Trebuchet MS" w:cs="Trebuchet MS"/>
            <w:sz w:val="19"/>
            <w:szCs w:val="19"/>
          </w:rPr>
          <w:t>ersion 2.1.2 - juni 2012:</w:t>
        </w:r>
      </w:moveFrom>
    </w:p>
    <w:p w14:paraId="3889B013" w14:textId="0CCB174A" w:rsidR="00AB514B" w:rsidDel="006C6883" w:rsidRDefault="00CB4BEB" w:rsidP="00CB4BEB">
      <w:pPr>
        <w:rPr>
          <w:moveFrom w:id="133" w:author="Christian Fischer" w:date="2022-09-21T15:57:00Z"/>
          <w:rFonts w:ascii="Trebuchet MS" w:hAnsi="Trebuchet MS" w:cs="Trebuchet MS"/>
          <w:sz w:val="19"/>
          <w:szCs w:val="19"/>
        </w:rPr>
      </w:pPr>
      <w:moveFrom w:id="134" w:author="Christian Fischer" w:date="2022-09-21T15:57:00Z">
        <w:r w:rsidRPr="0091663D" w:rsidDel="006C6883">
          <w:rPr>
            <w:rFonts w:ascii="Trebuchet MS" w:hAnsi="Trebuchet MS" w:cs="Trebuchet MS"/>
            <w:sz w:val="19"/>
            <w:szCs w:val="19"/>
          </w:rPr>
          <w:t>Fejlrettelser, mangler m.v. fundet ved efterfølgende arbejde samt ikke mindst ved forberedelserne til 1. implementering. Ændringslog ført.</w:t>
        </w:r>
        <w:bookmarkStart w:id="135" w:name="_Toc342560286"/>
        <w:bookmarkStart w:id="136" w:name="_Toc351985885"/>
      </w:moveFrom>
    </w:p>
    <w:moveFromRangeEnd w:id="131"/>
    <w:p w14:paraId="1F5FA42E" w14:textId="716C5C97" w:rsidR="00AB514B" w:rsidDel="006C6883" w:rsidRDefault="00AB514B" w:rsidP="00CB4BEB">
      <w:pPr>
        <w:rPr>
          <w:del w:id="137" w:author="Christian Fischer" w:date="2022-09-21T15:58:00Z"/>
          <w:rFonts w:ascii="Trebuchet MS" w:hAnsi="Trebuchet MS" w:cs="Trebuchet MS"/>
          <w:sz w:val="19"/>
          <w:szCs w:val="19"/>
        </w:rPr>
      </w:pPr>
    </w:p>
    <w:p w14:paraId="356AB5E8" w14:textId="6E98D9F7" w:rsidR="00CB4BEB" w:rsidRPr="0091663D" w:rsidDel="006C6883" w:rsidRDefault="00AB514B" w:rsidP="00CB4BEB">
      <w:pPr>
        <w:rPr>
          <w:moveFrom w:id="138" w:author="Christian Fischer" w:date="2022-09-21T15:57:00Z"/>
          <w:rFonts w:ascii="Trebuchet MS" w:hAnsi="Trebuchet MS"/>
          <w:sz w:val="19"/>
          <w:szCs w:val="19"/>
        </w:rPr>
      </w:pPr>
      <w:moveFromRangeStart w:id="139" w:author="Christian Fischer" w:date="2022-09-21T15:57:00Z" w:name="move114668262"/>
      <w:moveFrom w:id="140" w:author="Christian Fischer" w:date="2022-09-21T15:57:00Z">
        <w:r w:rsidDel="006C6883">
          <w:rPr>
            <w:rFonts w:ascii="Trebuchet MS" w:hAnsi="Trebuchet MS" w:cs="Trebuchet MS"/>
            <w:sz w:val="19"/>
            <w:szCs w:val="19"/>
          </w:rPr>
          <w:t>FKG v</w:t>
        </w:r>
        <w:r w:rsidR="00CB4BEB" w:rsidRPr="0091663D" w:rsidDel="006C6883">
          <w:rPr>
            <w:rFonts w:ascii="Trebuchet MS" w:hAnsi="Trebuchet MS"/>
            <w:sz w:val="19"/>
            <w:szCs w:val="19"/>
          </w:rPr>
          <w:t>ersion 2.2 – september 2012:</w:t>
        </w:r>
        <w:bookmarkEnd w:id="135"/>
        <w:bookmarkEnd w:id="136"/>
      </w:moveFrom>
    </w:p>
    <w:p w14:paraId="59D1614B" w14:textId="7A8A02A9" w:rsidR="00CB4BEB" w:rsidRPr="0091663D" w:rsidDel="006C6883" w:rsidRDefault="00CB4BEB" w:rsidP="00CB4BEB">
      <w:pPr>
        <w:rPr>
          <w:moveFrom w:id="141" w:author="Christian Fischer" w:date="2022-09-21T15:57:00Z"/>
          <w:rFonts w:ascii="Trebuchet MS" w:hAnsi="Trebuchet MS"/>
          <w:sz w:val="19"/>
          <w:szCs w:val="19"/>
        </w:rPr>
      </w:pPr>
      <w:moveFrom w:id="142" w:author="Christian Fischer" w:date="2022-09-21T15:57:00Z">
        <w:r w:rsidRPr="0091663D" w:rsidDel="006C6883">
          <w:rPr>
            <w:rFonts w:ascii="Trebuchet MS" w:hAnsi="Trebuchet MS"/>
            <w:sz w:val="19"/>
            <w:szCs w:val="19"/>
          </w:rPr>
          <w:t xml:space="preserve">Fejlrettelser, konsekvensrettelser, mindre rettelser i opslagstabeller m.v. </w:t>
        </w:r>
        <w:r w:rsidRPr="0091663D" w:rsidDel="006C6883">
          <w:rPr>
            <w:rFonts w:ascii="Trebuchet MS" w:hAnsi="Trebuchet MS"/>
            <w:sz w:val="19"/>
            <w:szCs w:val="19"/>
          </w:rPr>
          <w:br/>
          <w:t xml:space="preserve">Punkter fra nyhedsbrev 7: </w:t>
        </w:r>
      </w:moveFrom>
    </w:p>
    <w:p w14:paraId="508E562F" w14:textId="3D2F5B3F" w:rsidR="00CB4BEB" w:rsidRPr="00FC191C" w:rsidDel="006C6883" w:rsidRDefault="00CB4BEB" w:rsidP="00CB4BEB">
      <w:pPr>
        <w:pStyle w:val="Listeafsnit"/>
        <w:numPr>
          <w:ilvl w:val="0"/>
          <w:numId w:val="11"/>
        </w:numPr>
        <w:spacing w:after="0" w:line="276" w:lineRule="auto"/>
        <w:ind w:left="714" w:hanging="357"/>
        <w:contextualSpacing w:val="0"/>
        <w:rPr>
          <w:moveFrom w:id="143" w:author="Christian Fischer" w:date="2022-09-21T15:57:00Z"/>
          <w:rFonts w:ascii="Trebuchet MS" w:eastAsiaTheme="minorEastAsia" w:hAnsi="Trebuchet MS"/>
          <w:b w:val="0"/>
          <w:color w:val="767171"/>
          <w:sz w:val="19"/>
          <w:szCs w:val="19"/>
        </w:rPr>
      </w:pPr>
      <w:moveFrom w:id="144" w:author="Christian Fischer" w:date="2022-09-21T15:57:00Z">
        <w:r w:rsidRPr="00FC191C" w:rsidDel="006C6883">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moveFrom>
    </w:p>
    <w:p w14:paraId="7F8D1E0A" w14:textId="7AC6222E" w:rsidR="00CB4BEB" w:rsidRPr="0091663D" w:rsidDel="006C6883" w:rsidRDefault="00CB4BEB" w:rsidP="00CB4BEB">
      <w:pPr>
        <w:numPr>
          <w:ilvl w:val="0"/>
          <w:numId w:val="11"/>
        </w:numPr>
        <w:spacing w:before="100" w:beforeAutospacing="1" w:after="100" w:afterAutospacing="1" w:line="240" w:lineRule="auto"/>
        <w:rPr>
          <w:moveFrom w:id="145" w:author="Christian Fischer" w:date="2022-09-21T15:57:00Z"/>
          <w:rFonts w:ascii="Trebuchet MS" w:hAnsi="Trebuchet MS"/>
          <w:sz w:val="19"/>
          <w:szCs w:val="19"/>
        </w:rPr>
      </w:pPr>
      <w:moveFrom w:id="146" w:author="Christian Fischer" w:date="2022-09-21T15:57:00Z">
        <w:r w:rsidRPr="0091663D" w:rsidDel="006C6883">
          <w:rPr>
            <w:rFonts w:ascii="Trebuchet MS" w:hAnsi="Trebuchet MS"/>
            <w:sz w:val="19"/>
            <w:szCs w:val="19"/>
          </w:rPr>
          <w:t xml:space="preserve">Præciseringen af hvilken én type geometri hvert tema kan være. Der implementeres kun en geometritype for hvert tema. </w:t>
        </w:r>
      </w:moveFrom>
    </w:p>
    <w:p w14:paraId="63C66515" w14:textId="3A6BC0BF" w:rsidR="00CB4BEB" w:rsidRPr="0091663D" w:rsidDel="006C6883" w:rsidRDefault="00CB4BEB" w:rsidP="00CB4BEB">
      <w:pPr>
        <w:numPr>
          <w:ilvl w:val="0"/>
          <w:numId w:val="11"/>
        </w:numPr>
        <w:spacing w:before="100" w:beforeAutospacing="1" w:after="100" w:afterAutospacing="1" w:line="240" w:lineRule="auto"/>
        <w:rPr>
          <w:moveFrom w:id="147" w:author="Christian Fischer" w:date="2022-09-21T15:57:00Z"/>
          <w:rFonts w:ascii="Trebuchet MS" w:hAnsi="Trebuchet MS"/>
          <w:sz w:val="19"/>
          <w:szCs w:val="19"/>
        </w:rPr>
      </w:pPr>
      <w:moveFrom w:id="148" w:author="Christian Fischer" w:date="2022-09-21T15:57:00Z">
        <w:r w:rsidRPr="0091663D" w:rsidDel="006C6883">
          <w:rPr>
            <w:rFonts w:ascii="Trebuchet MS" w:hAnsi="Trebuchet MS"/>
            <w:sz w:val="19"/>
            <w:szCs w:val="19"/>
          </w:rPr>
          <w:t xml:space="preserve">Skiftet fra lokale opslagstabeller til landsdækkende med vedligeholdelsesret/-pligt inden for eget område - kommunenr/cvrnr flytter ind i opslagstabellerne som en kolonne. </w:t>
        </w:r>
      </w:moveFrom>
    </w:p>
    <w:p w14:paraId="4D20D5C8" w14:textId="49235E06" w:rsidR="00CB4BEB" w:rsidRPr="0091663D" w:rsidDel="006C6883" w:rsidRDefault="00CB4BEB" w:rsidP="00CB4BEB">
      <w:pPr>
        <w:numPr>
          <w:ilvl w:val="0"/>
          <w:numId w:val="11"/>
        </w:numPr>
        <w:spacing w:before="100" w:beforeAutospacing="1" w:after="100" w:afterAutospacing="1" w:line="240" w:lineRule="auto"/>
        <w:rPr>
          <w:moveFrom w:id="149" w:author="Christian Fischer" w:date="2022-09-21T15:57:00Z"/>
          <w:rFonts w:ascii="Trebuchet MS" w:hAnsi="Trebuchet MS"/>
          <w:sz w:val="19"/>
          <w:szCs w:val="19"/>
        </w:rPr>
      </w:pPr>
      <w:moveFrom w:id="150" w:author="Christian Fischer" w:date="2022-09-21T15:57:00Z">
        <w:r w:rsidRPr="0091663D" w:rsidDel="006C6883">
          <w:rPr>
            <w:rFonts w:ascii="Trebuchet MS" w:hAnsi="Trebuchet MS"/>
            <w:sz w:val="19"/>
            <w:szCs w:val="19"/>
          </w:rPr>
          <w:t xml:space="preserve">Stillingtagen til alle kendte indberetninger – herunder input fra de leverandører, der skal udfærdige den fysiske datamodel. </w:t>
        </w:r>
      </w:moveFrom>
    </w:p>
    <w:p w14:paraId="7FB63CDC" w14:textId="0415E8B6" w:rsidR="00CB4BEB" w:rsidRPr="0091663D" w:rsidDel="006C6883" w:rsidRDefault="00A66AAD" w:rsidP="00CB4BEB">
      <w:pPr>
        <w:rPr>
          <w:moveFrom w:id="151" w:author="Christian Fischer" w:date="2022-09-21T15:57:00Z"/>
          <w:rFonts w:ascii="Trebuchet MS" w:hAnsi="Trebuchet MS"/>
          <w:sz w:val="19"/>
          <w:szCs w:val="19"/>
        </w:rPr>
      </w:pPr>
      <w:bookmarkStart w:id="152" w:name="_Toc351985886"/>
      <w:moveFromRangeStart w:id="153" w:author="Christian Fischer" w:date="2022-09-21T15:57:00Z" w:name="move114668273"/>
      <w:moveFromRangeEnd w:id="139"/>
      <w:moveFrom w:id="154" w:author="Christian Fischer" w:date="2022-09-21T15:57:00Z">
        <w:r w:rsidDel="006C6883">
          <w:rPr>
            <w:rFonts w:ascii="Trebuchet MS" w:hAnsi="Trebuchet MS" w:cs="Trebuchet MS"/>
            <w:sz w:val="19"/>
            <w:szCs w:val="19"/>
          </w:rPr>
          <w:t>FKG v</w:t>
        </w:r>
        <w:r w:rsidR="00CB4BEB" w:rsidRPr="0091663D" w:rsidDel="006C6883">
          <w:rPr>
            <w:rFonts w:ascii="Trebuchet MS" w:hAnsi="Trebuchet MS"/>
            <w:sz w:val="19"/>
            <w:szCs w:val="19"/>
          </w:rPr>
          <w:t>ersion 2.2.1 – maj 2013:</w:t>
        </w:r>
        <w:bookmarkEnd w:id="152"/>
      </w:moveFrom>
    </w:p>
    <w:p w14:paraId="0D49B0A5" w14:textId="485DEF78" w:rsidR="00CB4BEB" w:rsidRPr="0091663D" w:rsidDel="006C6883" w:rsidRDefault="00CB4BEB" w:rsidP="00CB4BEB">
      <w:pPr>
        <w:rPr>
          <w:moveFrom w:id="155" w:author="Christian Fischer" w:date="2022-09-21T15:57:00Z"/>
          <w:rFonts w:ascii="Trebuchet MS" w:hAnsi="Trebuchet MS"/>
          <w:sz w:val="19"/>
          <w:szCs w:val="19"/>
        </w:rPr>
      </w:pPr>
      <w:moveFrom w:id="156" w:author="Christian Fischer" w:date="2022-09-21T15:57:00Z">
        <w:r w:rsidRPr="0091663D" w:rsidDel="006C6883">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sidR="00FC191C" w:rsidDel="006C6883">
          <w:rPr>
            <w:rFonts w:ascii="Trebuchet MS" w:hAnsi="Trebuchet MS"/>
            <w:sz w:val="19"/>
            <w:szCs w:val="19"/>
          </w:rPr>
          <w:t>l</w:t>
        </w:r>
        <w:r w:rsidRPr="0091663D" w:rsidDel="006C6883">
          <w:rPr>
            <w:rFonts w:ascii="Trebuchet MS" w:hAnsi="Trebuchet MS"/>
            <w:sz w:val="19"/>
            <w:szCs w:val="19"/>
          </w:rPr>
          <w:t>ag</w:t>
        </w:r>
        <w:r w:rsidR="00FC191C" w:rsidDel="006C6883">
          <w:rPr>
            <w:rFonts w:ascii="Trebuchet MS" w:hAnsi="Trebuchet MS"/>
            <w:sz w:val="19"/>
            <w:szCs w:val="19"/>
          </w:rPr>
          <w:t>s</w:t>
        </w:r>
        <w:r w:rsidRPr="0091663D" w:rsidDel="006C6883">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moveFrom>
    </w:p>
    <w:p w14:paraId="5F0A72FF" w14:textId="56B8A489" w:rsidR="00CB4BEB" w:rsidRPr="0091663D" w:rsidDel="006C6883" w:rsidRDefault="00CB4BEB" w:rsidP="00CB4BEB">
      <w:pPr>
        <w:rPr>
          <w:moveFrom w:id="157" w:author="Christian Fischer" w:date="2022-09-21T15:57:00Z"/>
          <w:rFonts w:ascii="Trebuchet MS" w:hAnsi="Trebuchet MS"/>
          <w:sz w:val="19"/>
          <w:szCs w:val="19"/>
        </w:rPr>
      </w:pPr>
    </w:p>
    <w:moveFromRangeEnd w:id="153"/>
    <w:p w14:paraId="2EEA7E4C" w14:textId="7C1FB41D" w:rsidR="00CB4BEB" w:rsidRPr="0091663D" w:rsidDel="006C6883" w:rsidRDefault="00A66AAD" w:rsidP="00CB4BEB">
      <w:pPr>
        <w:rPr>
          <w:del w:id="158" w:author="Christian Fischer" w:date="2022-09-21T15:57:00Z"/>
          <w:rFonts w:ascii="Trebuchet MS" w:hAnsi="Trebuchet MS"/>
          <w:sz w:val="19"/>
          <w:szCs w:val="19"/>
        </w:rPr>
      </w:pPr>
      <w:del w:id="159" w:author="Christian Fischer" w:date="2022-09-21T15:57:00Z">
        <w:r w:rsidDel="006C6883">
          <w:rPr>
            <w:rFonts w:ascii="Trebuchet MS" w:hAnsi="Trebuchet MS" w:cs="Trebuchet MS"/>
            <w:sz w:val="19"/>
            <w:szCs w:val="19"/>
          </w:rPr>
          <w:delText>FKG v</w:delText>
        </w:r>
        <w:r w:rsidR="00CB4BEB" w:rsidRPr="0091663D" w:rsidDel="006C6883">
          <w:rPr>
            <w:rFonts w:ascii="Trebuchet MS" w:hAnsi="Trebuchet MS"/>
            <w:sz w:val="19"/>
            <w:szCs w:val="19"/>
          </w:rPr>
          <w:delText>ersion 2.3.0 – juni 2013: Endelig udgivelse af tilrettet høringsversion 2.2.1</w:delText>
        </w:r>
      </w:del>
    </w:p>
    <w:p w14:paraId="74FC0565" w14:textId="77777777" w:rsidR="00CB4BEB" w:rsidRPr="0091663D" w:rsidRDefault="00CB4BEB" w:rsidP="00CB4BEB">
      <w:pPr>
        <w:rPr>
          <w:rFonts w:ascii="Trebuchet MS" w:hAnsi="Trebuchet MS"/>
          <w:sz w:val="19"/>
          <w:szCs w:val="19"/>
        </w:rPr>
      </w:pPr>
    </w:p>
    <w:p w14:paraId="6B37533A" w14:textId="38F7F0EB" w:rsidR="00CE40D1" w:rsidDel="006C6883" w:rsidRDefault="00A66AAD" w:rsidP="00CB4BEB">
      <w:pPr>
        <w:rPr>
          <w:moveFrom w:id="160" w:author="Christian Fischer" w:date="2022-09-21T15:58:00Z"/>
          <w:rFonts w:ascii="Trebuchet MS" w:hAnsi="Trebuchet MS"/>
          <w:sz w:val="19"/>
          <w:szCs w:val="19"/>
        </w:rPr>
      </w:pPr>
      <w:moveFromRangeStart w:id="161" w:author="Christian Fischer" w:date="2022-09-21T15:58:00Z" w:name="move114668303"/>
      <w:moveFrom w:id="162" w:author="Christian Fischer" w:date="2022-09-21T15:58:00Z">
        <w:r w:rsidDel="006C6883">
          <w:rPr>
            <w:rFonts w:ascii="Trebuchet MS" w:hAnsi="Trebuchet MS" w:cs="Trebuchet MS"/>
            <w:sz w:val="19"/>
            <w:szCs w:val="19"/>
          </w:rPr>
          <w:t>FKG v</w:t>
        </w:r>
        <w:r w:rsidR="00CB4BEB" w:rsidRPr="0091663D" w:rsidDel="006C6883">
          <w:rPr>
            <w:rFonts w:ascii="Trebuchet MS" w:hAnsi="Trebuchet MS"/>
            <w:sz w:val="19"/>
            <w:szCs w:val="19"/>
          </w:rPr>
          <w:t>ersion 2.3.1 – juli 2013:</w:t>
        </w:r>
        <w:r w:rsidR="00CB4BEB" w:rsidRPr="0091663D" w:rsidDel="006C6883">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moveFrom>
    </w:p>
    <w:p w14:paraId="4332EA53" w14:textId="7306BC24" w:rsidR="00CB4BEB" w:rsidRPr="0091663D" w:rsidDel="006C6883" w:rsidRDefault="00CB4BEB" w:rsidP="00CB4BEB">
      <w:pPr>
        <w:rPr>
          <w:moveFrom w:id="163" w:author="Christian Fischer" w:date="2022-09-21T15:58:00Z"/>
          <w:rFonts w:ascii="Trebuchet MS" w:hAnsi="Trebuchet MS"/>
          <w:sz w:val="19"/>
          <w:szCs w:val="19"/>
        </w:rPr>
      </w:pPr>
      <w:moveFrom w:id="164" w:author="Christian Fischer" w:date="2022-09-21T15:58:00Z">
        <w:r w:rsidRPr="0091663D" w:rsidDel="006C6883">
          <w:rPr>
            <w:rFonts w:ascii="Trebuchet MS" w:hAnsi="Trebuchet MS"/>
            <w:sz w:val="19"/>
            <w:szCs w:val="19"/>
          </w:rPr>
          <w:t xml:space="preserve"> </w:t>
        </w:r>
      </w:moveFrom>
    </w:p>
    <w:p w14:paraId="13544A1F" w14:textId="7205C289" w:rsidR="00CB4BEB" w:rsidRPr="0091663D" w:rsidDel="006C6883" w:rsidRDefault="00A66AAD" w:rsidP="00CB4BEB">
      <w:pPr>
        <w:rPr>
          <w:moveFrom w:id="165" w:author="Christian Fischer" w:date="2022-09-21T15:58:00Z"/>
          <w:rFonts w:ascii="Trebuchet MS" w:hAnsi="Trebuchet MS"/>
          <w:sz w:val="19"/>
          <w:szCs w:val="19"/>
        </w:rPr>
      </w:pPr>
      <w:moveFromRangeStart w:id="166" w:author="Christian Fischer" w:date="2022-09-21T15:58:00Z" w:name="move114668314"/>
      <w:moveFromRangeEnd w:id="161"/>
      <w:moveFrom w:id="167" w:author="Christian Fischer" w:date="2022-09-21T15:58:00Z">
        <w:r w:rsidDel="006C6883">
          <w:rPr>
            <w:rFonts w:ascii="Trebuchet MS" w:hAnsi="Trebuchet MS" w:cs="Trebuchet MS"/>
            <w:sz w:val="19"/>
            <w:szCs w:val="19"/>
          </w:rPr>
          <w:t>FKG v</w:t>
        </w:r>
        <w:r w:rsidR="00CB4BEB" w:rsidRPr="0091663D" w:rsidDel="006C6883">
          <w:rPr>
            <w:rFonts w:ascii="Trebuchet MS" w:hAnsi="Trebuchet MS"/>
            <w:sz w:val="19"/>
            <w:szCs w:val="19"/>
          </w:rPr>
          <w:t>ersion 2.4.0 – maj 2014:</w:t>
        </w:r>
      </w:moveFrom>
    </w:p>
    <w:p w14:paraId="23AC442E" w14:textId="7A0F0DC1" w:rsidR="00CB4BEB" w:rsidRPr="0091663D" w:rsidDel="006C6883" w:rsidRDefault="00CB4BEB" w:rsidP="00CB4BEB">
      <w:pPr>
        <w:rPr>
          <w:moveFrom w:id="168" w:author="Christian Fischer" w:date="2022-09-21T15:58:00Z"/>
          <w:rFonts w:ascii="Trebuchet MS" w:hAnsi="Trebuchet MS"/>
          <w:sz w:val="19"/>
          <w:szCs w:val="19"/>
        </w:rPr>
      </w:pPr>
      <w:moveFrom w:id="169" w:author="Christian Fischer" w:date="2022-09-21T15:58:00Z">
        <w:r w:rsidRPr="0091663D" w:rsidDel="006C6883">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sidR="00D65E26" w:rsidDel="006C6883">
          <w:rPr>
            <w:rFonts w:ascii="Trebuchet MS" w:hAnsi="Trebuchet MS"/>
            <w:sz w:val="19"/>
            <w:szCs w:val="19"/>
          </w:rPr>
          <w:t>s</w:t>
        </w:r>
        <w:r w:rsidRPr="0091663D" w:rsidDel="006C6883">
          <w:rPr>
            <w:rFonts w:ascii="Trebuchet MS" w:hAnsi="Trebuchet MS"/>
            <w:sz w:val="19"/>
            <w:szCs w:val="19"/>
          </w:rPr>
          <w:t xml:space="preserve">temmelse med ønsket om ensretning og gennemsigtighed.  Alle både godkendte og afviste forslag er noteret i ændringslog, sammen med argument for beslutning. </w:t>
        </w:r>
      </w:moveFrom>
    </w:p>
    <w:p w14:paraId="22C0660A" w14:textId="69775C2C" w:rsidR="00CB4BEB" w:rsidRPr="0091663D" w:rsidDel="006C6883" w:rsidRDefault="00CB4BEB" w:rsidP="00CB4BEB">
      <w:pPr>
        <w:rPr>
          <w:moveFrom w:id="170" w:author="Christian Fischer" w:date="2022-09-21T15:58:00Z"/>
          <w:rFonts w:ascii="Trebuchet MS" w:hAnsi="Trebuchet MS"/>
          <w:sz w:val="19"/>
          <w:szCs w:val="19"/>
        </w:rPr>
      </w:pPr>
      <w:moveFrom w:id="171" w:author="Christian Fischer" w:date="2022-09-21T15:58:00Z">
        <w:r w:rsidRPr="0091663D" w:rsidDel="006C6883">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moveFrom>
    </w:p>
    <w:p w14:paraId="4A17527E" w14:textId="675D8589" w:rsidR="00CB4BEB" w:rsidRPr="0091663D" w:rsidDel="006C6883" w:rsidRDefault="00CB4BEB" w:rsidP="00CB4BEB">
      <w:pPr>
        <w:rPr>
          <w:moveFrom w:id="172" w:author="Christian Fischer" w:date="2022-09-21T15:58:00Z"/>
          <w:rFonts w:ascii="Trebuchet MS" w:hAnsi="Trebuchet MS"/>
          <w:sz w:val="19"/>
          <w:szCs w:val="19"/>
        </w:rPr>
      </w:pPr>
      <w:moveFrom w:id="173" w:author="Christian Fischer" w:date="2022-09-21T15:58:00Z">
        <w:r w:rsidRPr="0091663D" w:rsidDel="006C6883">
          <w:rPr>
            <w:rFonts w:ascii="Trebuchet MS" w:hAnsi="Trebuchet MS"/>
            <w:sz w:val="19"/>
            <w:szCs w:val="19"/>
          </w:rPr>
          <w:t>Temaerne ”5.8.9 Kommunal_service (5708)” og ”5.8.10 Distrikter (5709)” er nu underopdelt i henholdsvis 3 og 4 tabeller.</w:t>
        </w:r>
      </w:moveFrom>
    </w:p>
    <w:p w14:paraId="7BC482D6" w14:textId="5C7657BE" w:rsidR="00CB4BEB" w:rsidRPr="0091663D" w:rsidDel="006C6883" w:rsidRDefault="00CB4BEB" w:rsidP="00CB4BEB">
      <w:pPr>
        <w:rPr>
          <w:moveFrom w:id="174" w:author="Christian Fischer" w:date="2022-09-21T15:58:00Z"/>
          <w:rFonts w:ascii="Trebuchet MS" w:hAnsi="Trebuchet MS"/>
          <w:sz w:val="19"/>
          <w:szCs w:val="19"/>
        </w:rPr>
      </w:pPr>
      <w:moveFrom w:id="175" w:author="Christian Fischer" w:date="2022-09-21T15:58:00Z">
        <w:r w:rsidRPr="0091663D" w:rsidDel="006C6883">
          <w:rPr>
            <w:rFonts w:ascii="Trebuchet MS" w:hAnsi="Trebuchet MS"/>
            <w:sz w:val="19"/>
            <w:szCs w:val="19"/>
          </w:rPr>
          <w:t xml:space="preserve"> </w:t>
        </w:r>
      </w:moveFrom>
    </w:p>
    <w:p w14:paraId="3CDC4E7E" w14:textId="74736C0D" w:rsidR="00CB4BEB" w:rsidRPr="0091663D" w:rsidDel="005A065F" w:rsidRDefault="00A66AAD" w:rsidP="00CB4BEB">
      <w:pPr>
        <w:rPr>
          <w:moveFrom w:id="176" w:author="Christian Fischer" w:date="2022-09-21T15:58:00Z"/>
          <w:rFonts w:ascii="Trebuchet MS" w:hAnsi="Trebuchet MS"/>
          <w:sz w:val="19"/>
          <w:szCs w:val="19"/>
        </w:rPr>
      </w:pPr>
      <w:moveFromRangeStart w:id="177" w:author="Christian Fischer" w:date="2022-09-21T15:58:00Z" w:name="move114668345"/>
      <w:moveFromRangeEnd w:id="166"/>
      <w:moveFrom w:id="178" w:author="Christian Fischer" w:date="2022-09-21T15:58:00Z">
        <w:r w:rsidDel="005A065F">
          <w:rPr>
            <w:rFonts w:ascii="Trebuchet MS" w:hAnsi="Trebuchet MS" w:cs="Trebuchet MS"/>
            <w:sz w:val="19"/>
            <w:szCs w:val="19"/>
          </w:rPr>
          <w:t>FKG v</w:t>
        </w:r>
        <w:r w:rsidR="00CB4BEB" w:rsidRPr="0091663D" w:rsidDel="005A065F">
          <w:rPr>
            <w:rFonts w:ascii="Trebuchet MS" w:hAnsi="Trebuchet MS"/>
            <w:sz w:val="19"/>
            <w:szCs w:val="19"/>
          </w:rPr>
          <w:t>ersion 2.5 – januar 2015:</w:t>
        </w:r>
      </w:moveFrom>
    </w:p>
    <w:p w14:paraId="6ABC1043" w14:textId="2192C998" w:rsidR="00CB4BEB" w:rsidRPr="0091663D" w:rsidDel="005A065F" w:rsidRDefault="00CB4BEB" w:rsidP="00CB4BEB">
      <w:pPr>
        <w:rPr>
          <w:moveFrom w:id="179" w:author="Christian Fischer" w:date="2022-09-21T15:58:00Z"/>
          <w:rFonts w:ascii="Trebuchet MS" w:hAnsi="Trebuchet MS"/>
          <w:sz w:val="19"/>
          <w:szCs w:val="19"/>
        </w:rPr>
      </w:pPr>
      <w:moveFrom w:id="180" w:author="Christian Fischer" w:date="2022-09-21T15:58:00Z">
        <w:r w:rsidRPr="0091663D" w:rsidDel="005A065F">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sidDel="005A065F">
          <w:rPr>
            <w:rFonts w:ascii="Trebuchet MS" w:hAnsi="Trebuchet MS"/>
            <w:color w:val="4F81BD"/>
            <w:sz w:val="19"/>
            <w:szCs w:val="19"/>
          </w:rPr>
          <w:t>4</w:t>
        </w:r>
        <w:r w:rsidRPr="0091663D" w:rsidDel="005A065F">
          <w:rPr>
            <w:rFonts w:ascii="Trebuchet MS" w:hAnsi="Trebuchet MS"/>
            <w:sz w:val="19"/>
            <w:szCs w:val="19"/>
          </w:rPr>
          <w:t xml:space="preserve"> nye temaer og</w:t>
        </w:r>
        <w:r w:rsidRPr="0091663D" w:rsidDel="005A065F">
          <w:rPr>
            <w:rFonts w:ascii="Trebuchet MS" w:hAnsi="Trebuchet MS"/>
            <w:color w:val="4F81BD"/>
            <w:sz w:val="19"/>
            <w:szCs w:val="19"/>
          </w:rPr>
          <w:t xml:space="preserve"> </w:t>
        </w:r>
        <w:r w:rsidRPr="0091663D" w:rsidDel="005A065F">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moveFrom>
    </w:p>
    <w:p w14:paraId="4BC8C809" w14:textId="731CD39D" w:rsidR="00CB4BEB" w:rsidRPr="0091663D" w:rsidDel="005A065F" w:rsidRDefault="00CB4BEB" w:rsidP="00CB4BEB">
      <w:pPr>
        <w:rPr>
          <w:moveFrom w:id="181" w:author="Christian Fischer" w:date="2022-09-21T15:58:00Z"/>
          <w:rFonts w:ascii="Trebuchet MS" w:hAnsi="Trebuchet MS"/>
          <w:color w:val="4F81BD"/>
          <w:sz w:val="19"/>
          <w:szCs w:val="19"/>
        </w:rPr>
      </w:pPr>
      <w:moveFrom w:id="182" w:author="Christian Fischer" w:date="2022-09-21T15:58:00Z">
        <w:r w:rsidRPr="0091663D" w:rsidDel="005A065F">
          <w:rPr>
            <w:rFonts w:ascii="Trebuchet MS" w:hAnsi="Trebuchet MS"/>
            <w:sz w:val="19"/>
            <w:szCs w:val="19"/>
          </w:rPr>
          <w:t>Der har i denne version, været fokus på temagrupperne ”5.9 sport, fritid og friluftsliv” samt ”5.12 Beredskab”. Der arbejdes videre med kortlægning af temaer ift. KLE</w:t>
        </w:r>
        <w:r w:rsidR="00FC191C" w:rsidDel="005A065F">
          <w:rPr>
            <w:rFonts w:ascii="Trebuchet MS" w:hAnsi="Trebuchet MS"/>
            <w:sz w:val="19"/>
            <w:szCs w:val="19"/>
          </w:rPr>
          <w:t>-</w:t>
        </w:r>
        <w:r w:rsidRPr="0091663D" w:rsidDel="005A065F">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sidR="00D65E26" w:rsidDel="005A065F">
          <w:rPr>
            <w:rFonts w:ascii="Trebuchet MS" w:hAnsi="Trebuchet MS"/>
            <w:sz w:val="19"/>
            <w:szCs w:val="19"/>
          </w:rPr>
          <w:t>-</w:t>
        </w:r>
        <w:r w:rsidRPr="0091663D" w:rsidDel="005A065F">
          <w:rPr>
            <w:rFonts w:ascii="Trebuchet MS" w:hAnsi="Trebuchet MS"/>
            <w:sz w:val="19"/>
            <w:szCs w:val="19"/>
          </w:rPr>
          <w:t xml:space="preserve">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 </w:t>
        </w:r>
      </w:moveFrom>
    </w:p>
    <w:p w14:paraId="70AED81C" w14:textId="33EF3030" w:rsidR="00CB4BEB" w:rsidRPr="0091663D" w:rsidDel="005A065F" w:rsidRDefault="00CB4BEB" w:rsidP="00CB4BEB">
      <w:pPr>
        <w:rPr>
          <w:moveFrom w:id="183" w:author="Christian Fischer" w:date="2022-09-21T15:58:00Z"/>
          <w:rFonts w:ascii="Trebuchet MS" w:hAnsi="Trebuchet MS"/>
          <w:color w:val="4F81BD"/>
          <w:sz w:val="19"/>
          <w:szCs w:val="19"/>
        </w:rPr>
      </w:pPr>
    </w:p>
    <w:p w14:paraId="7EA59803" w14:textId="724659F4" w:rsidR="00CB4BEB" w:rsidRPr="00D65E26" w:rsidDel="005A065F" w:rsidRDefault="00A66AAD" w:rsidP="00CB4BEB">
      <w:pPr>
        <w:rPr>
          <w:moveFrom w:id="184" w:author="Christian Fischer" w:date="2022-09-21T15:58:00Z"/>
          <w:rFonts w:ascii="Trebuchet MS" w:hAnsi="Trebuchet MS"/>
          <w:sz w:val="19"/>
          <w:szCs w:val="19"/>
        </w:rPr>
      </w:pPr>
      <w:moveFrom w:id="185" w:author="Christian Fischer" w:date="2022-09-21T15:58:00Z">
        <w:r w:rsidDel="005A065F">
          <w:rPr>
            <w:rFonts w:ascii="Trebuchet MS" w:hAnsi="Trebuchet MS" w:cs="Trebuchet MS"/>
            <w:sz w:val="19"/>
            <w:szCs w:val="19"/>
          </w:rPr>
          <w:t>FKG v</w:t>
        </w:r>
        <w:r w:rsidR="00CB4BEB" w:rsidRPr="00D65E26" w:rsidDel="005A065F">
          <w:rPr>
            <w:rFonts w:ascii="Trebuchet MS" w:hAnsi="Trebuchet MS"/>
            <w:sz w:val="19"/>
            <w:szCs w:val="19"/>
          </w:rPr>
          <w:t>ersion 2.6 – februar 2016:</w:t>
        </w:r>
      </w:moveFrom>
    </w:p>
    <w:p w14:paraId="31C5B662" w14:textId="16AF593B" w:rsidR="00CB4BEB" w:rsidRPr="00D65E26" w:rsidDel="005A065F" w:rsidRDefault="00CB4BEB" w:rsidP="00CB4BEB">
      <w:pPr>
        <w:rPr>
          <w:moveFrom w:id="186" w:author="Christian Fischer" w:date="2022-09-21T15:58:00Z"/>
          <w:rFonts w:ascii="Trebuchet MS" w:hAnsi="Trebuchet MS"/>
          <w:sz w:val="19"/>
          <w:szCs w:val="19"/>
        </w:rPr>
      </w:pPr>
      <w:moveFrom w:id="187" w:author="Christian Fischer" w:date="2022-09-21T15:58:00Z">
        <w:r w:rsidRPr="00D65E26" w:rsidDel="005A065F">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sidR="00D65E26" w:rsidDel="005A065F">
          <w:rPr>
            <w:rFonts w:ascii="Trebuchet MS" w:hAnsi="Trebuchet MS"/>
            <w:sz w:val="19"/>
            <w:szCs w:val="19"/>
          </w:rPr>
          <w:t>-</w:t>
        </w:r>
        <w:r w:rsidRPr="00D65E26" w:rsidDel="005A065F">
          <w:rPr>
            <w:rFonts w:ascii="Trebuchet MS" w:hAnsi="Trebuchet MS"/>
            <w:sz w:val="19"/>
            <w:szCs w:val="19"/>
          </w:rPr>
          <w:t xml:space="preserve">nummer. </w:t>
        </w:r>
      </w:moveFrom>
    </w:p>
    <w:p w14:paraId="08F29ADB" w14:textId="5C34C182" w:rsidR="00CB4BEB" w:rsidRPr="00D65E26" w:rsidDel="005A065F" w:rsidRDefault="00CB4BEB" w:rsidP="00CB4BEB">
      <w:pPr>
        <w:rPr>
          <w:moveFrom w:id="188" w:author="Christian Fischer" w:date="2022-09-21T15:58:00Z"/>
          <w:rFonts w:ascii="Trebuchet MS" w:hAnsi="Trebuchet MS"/>
          <w:sz w:val="19"/>
          <w:szCs w:val="19"/>
        </w:rPr>
      </w:pPr>
      <w:moveFrom w:id="189" w:author="Christian Fischer" w:date="2022-09-21T15:58:00Z">
        <w:r w:rsidRPr="00D65E26" w:rsidDel="005A065F">
          <w:rPr>
            <w:rFonts w:ascii="Trebuchet MS" w:hAnsi="Trebuchet MS"/>
            <w:sz w:val="19"/>
            <w:szCs w:val="19"/>
          </w:rPr>
          <w:t xml:space="preserve">Alle både godkendte og afviste forslag er noteret i ændringslog, sammen med argument for beslutning. </w:t>
        </w:r>
      </w:moveFrom>
    </w:p>
    <w:p w14:paraId="5E2B8173" w14:textId="1D4B7A33" w:rsidR="00CB4BEB" w:rsidRPr="00D65E26" w:rsidDel="005A065F" w:rsidRDefault="00CB4BEB" w:rsidP="00CB4BEB">
      <w:pPr>
        <w:rPr>
          <w:moveFrom w:id="190" w:author="Christian Fischer" w:date="2022-09-21T15:58:00Z"/>
          <w:rFonts w:ascii="Trebuchet MS" w:hAnsi="Trebuchet MS"/>
          <w:sz w:val="19"/>
          <w:szCs w:val="19"/>
        </w:rPr>
      </w:pPr>
      <w:moveFrom w:id="191" w:author="Christian Fischer" w:date="2022-09-21T15:58:00Z">
        <w:r w:rsidRPr="00D65E26" w:rsidDel="005A065F">
          <w:rPr>
            <w:rFonts w:ascii="Trebuchet MS" w:hAnsi="Trebuchet MS"/>
            <w:sz w:val="19"/>
            <w:szCs w:val="19"/>
          </w:rPr>
          <w:t>Version 2.6.0.1 august 2017 og maj/juni 2019:</w:t>
        </w:r>
      </w:moveFrom>
    </w:p>
    <w:p w14:paraId="4611F3F7" w14:textId="6AD926A4" w:rsidR="00CB4BEB" w:rsidRPr="00D65E26" w:rsidDel="005A065F" w:rsidRDefault="00CB4BEB" w:rsidP="00CB4BEB">
      <w:pPr>
        <w:rPr>
          <w:moveFrom w:id="192" w:author="Christian Fischer" w:date="2022-09-21T15:58:00Z"/>
          <w:rFonts w:ascii="Trebuchet MS" w:hAnsi="Trebuchet MS"/>
          <w:sz w:val="19"/>
          <w:szCs w:val="19"/>
        </w:rPr>
      </w:pPr>
      <w:moveFrom w:id="193" w:author="Christian Fischer" w:date="2022-09-21T15:58:00Z">
        <w:r w:rsidRPr="00D65E26" w:rsidDel="005A065F">
          <w:rPr>
            <w:rFonts w:ascii="Trebuchet MS" w:hAnsi="Trebuchet MS"/>
            <w:sz w:val="19"/>
            <w:szCs w:val="19"/>
          </w:rPr>
          <w:t>Tilføjet feltnavn10 med max ti karaktere</w:t>
        </w:r>
        <w:r w:rsidR="00D65E26" w:rsidDel="005A065F">
          <w:rPr>
            <w:rFonts w:ascii="Trebuchet MS" w:hAnsi="Trebuchet MS"/>
            <w:sz w:val="19"/>
            <w:szCs w:val="19"/>
          </w:rPr>
          <w:t>r</w:t>
        </w:r>
        <w:r w:rsidRPr="00D65E26" w:rsidDel="005A065F">
          <w:rPr>
            <w:rFonts w:ascii="Trebuchet MS" w:hAnsi="Trebuchet MS"/>
            <w:sz w:val="19"/>
            <w:szCs w:val="19"/>
          </w:rPr>
          <w:t>. Det er alene til konvertering via shape</w:t>
        </w:r>
        <w:r w:rsidR="00D65E26" w:rsidDel="005A065F">
          <w:rPr>
            <w:rFonts w:ascii="Trebuchet MS" w:hAnsi="Trebuchet MS"/>
            <w:sz w:val="19"/>
            <w:szCs w:val="19"/>
          </w:rPr>
          <w:t>-</w:t>
        </w:r>
        <w:r w:rsidRPr="00D65E26" w:rsidDel="005A065F">
          <w:rPr>
            <w:rFonts w:ascii="Trebuchet MS" w:hAnsi="Trebuchet MS"/>
            <w:sz w:val="19"/>
            <w:szCs w:val="19"/>
          </w:rPr>
          <w:t>formatet. Større ændringer i friluftstemaerne 5800, 5801 og 5802 med baggrund i et samlet ændringsønske fra de nordjyske kommuner.</w:t>
        </w:r>
      </w:moveFrom>
    </w:p>
    <w:p w14:paraId="39C926BE" w14:textId="16F4583D" w:rsidR="00CB4BEB" w:rsidRPr="00D65E26" w:rsidDel="005A065F" w:rsidRDefault="00CB4BEB" w:rsidP="00CB4BEB">
      <w:pPr>
        <w:rPr>
          <w:moveFrom w:id="194" w:author="Christian Fischer" w:date="2022-09-21T15:58:00Z"/>
          <w:rFonts w:ascii="Trebuchet MS" w:hAnsi="Trebuchet MS"/>
          <w:sz w:val="19"/>
          <w:szCs w:val="19"/>
        </w:rPr>
      </w:pPr>
      <w:moveFrom w:id="195" w:author="Christian Fischer" w:date="2022-09-21T15:58:00Z">
        <w:r w:rsidRPr="00D65E26" w:rsidDel="005A065F">
          <w:rPr>
            <w:rFonts w:ascii="Trebuchet MS" w:hAnsi="Trebuchet MS"/>
            <w:sz w:val="19"/>
            <w:szCs w:val="19"/>
          </w:rPr>
          <w:t>En del ændringer i 5800, 5801 og 5802 efter møder 9.5. 2019,17.6. 2019 og 8.7.2019. Sidste møde efter en kort høring.</w:t>
        </w:r>
      </w:moveFrom>
    </w:p>
    <w:p w14:paraId="74E022F5" w14:textId="36E9C9DE" w:rsidR="00CB4BEB" w:rsidRPr="00D65E26" w:rsidDel="005A065F" w:rsidRDefault="00CB4BEB" w:rsidP="00CB4BEB">
      <w:pPr>
        <w:rPr>
          <w:moveFrom w:id="196" w:author="Christian Fischer" w:date="2022-09-21T15:58:00Z"/>
          <w:rFonts w:ascii="Trebuchet MS" w:hAnsi="Trebuchet MS"/>
          <w:sz w:val="19"/>
          <w:szCs w:val="19"/>
        </w:rPr>
      </w:pPr>
    </w:p>
    <w:p w14:paraId="55AA0C56" w14:textId="0FC9EAB5" w:rsidR="00CB4BEB" w:rsidRPr="00D65E26" w:rsidDel="005A065F" w:rsidRDefault="00D65E26" w:rsidP="00CB4BEB">
      <w:pPr>
        <w:rPr>
          <w:moveFrom w:id="197" w:author="Christian Fischer" w:date="2022-09-21T15:58:00Z"/>
          <w:rFonts w:ascii="Trebuchet MS" w:hAnsi="Trebuchet MS"/>
          <w:sz w:val="19"/>
          <w:szCs w:val="19"/>
        </w:rPr>
      </w:pPr>
      <w:moveFrom w:id="198" w:author="Christian Fischer" w:date="2022-09-21T15:58:00Z">
        <w:r w:rsidRPr="00D65E26" w:rsidDel="005A065F">
          <w:rPr>
            <w:rFonts w:ascii="Trebuchet MS" w:hAnsi="Trebuchet MS"/>
            <w:sz w:val="19"/>
            <w:szCs w:val="19"/>
          </w:rPr>
          <w:t>GeoFA v</w:t>
        </w:r>
        <w:r w:rsidR="00CB4BEB" w:rsidRPr="00D65E26" w:rsidDel="005A065F">
          <w:rPr>
            <w:rFonts w:ascii="Trebuchet MS" w:hAnsi="Trebuchet MS"/>
            <w:sz w:val="19"/>
            <w:szCs w:val="19"/>
          </w:rPr>
          <w:t xml:space="preserve">ersion </w:t>
        </w:r>
        <w:r w:rsidRPr="00D65E26" w:rsidDel="005A065F">
          <w:rPr>
            <w:rFonts w:ascii="Trebuchet MS" w:hAnsi="Trebuchet MS"/>
            <w:sz w:val="19"/>
            <w:szCs w:val="19"/>
          </w:rPr>
          <w:t>1</w:t>
        </w:r>
        <w:r w:rsidR="00CB4BEB" w:rsidRPr="00D65E26" w:rsidDel="005A065F">
          <w:rPr>
            <w:rFonts w:ascii="Trebuchet MS" w:hAnsi="Trebuchet MS"/>
            <w:sz w:val="19"/>
            <w:szCs w:val="19"/>
          </w:rPr>
          <w:t>.0</w:t>
        </w:r>
        <w:r w:rsidR="004D78CE" w:rsidDel="005A065F">
          <w:rPr>
            <w:rFonts w:ascii="Trebuchet MS" w:hAnsi="Trebuchet MS"/>
            <w:sz w:val="19"/>
            <w:szCs w:val="19"/>
          </w:rPr>
          <w:t xml:space="preserve"> – marts </w:t>
        </w:r>
        <w:r w:rsidR="00CE40D1" w:rsidDel="005A065F">
          <w:rPr>
            <w:rFonts w:ascii="Trebuchet MS" w:hAnsi="Trebuchet MS"/>
            <w:sz w:val="19"/>
            <w:szCs w:val="19"/>
          </w:rPr>
          <w:t>2021:</w:t>
        </w:r>
      </w:moveFrom>
    </w:p>
    <w:p w14:paraId="77A8187B" w14:textId="0EA4097D" w:rsidR="00CB4BEB" w:rsidRPr="00D65E26" w:rsidDel="005A065F" w:rsidRDefault="00CB4BEB" w:rsidP="00CB4BEB">
      <w:pPr>
        <w:rPr>
          <w:moveFrom w:id="199" w:author="Christian Fischer" w:date="2022-09-21T15:58:00Z"/>
          <w:rFonts w:ascii="Trebuchet MS" w:hAnsi="Trebuchet MS"/>
          <w:sz w:val="19"/>
          <w:szCs w:val="19"/>
        </w:rPr>
      </w:pPr>
      <w:moveFrom w:id="200" w:author="Christian Fischer" w:date="2022-09-21T15:58:00Z">
        <w:r w:rsidRPr="00D65E26" w:rsidDel="005A065F">
          <w:rPr>
            <w:rFonts w:ascii="Trebuchet MS" w:hAnsi="Trebuchet MS"/>
            <w:sz w:val="19"/>
            <w:szCs w:val="19"/>
          </w:rPr>
          <w:t xml:space="preserve">I </w:t>
        </w:r>
        <w:r w:rsidR="004B1FFE" w:rsidDel="005A065F">
          <w:rPr>
            <w:rFonts w:ascii="Trebuchet MS" w:hAnsi="Trebuchet MS"/>
            <w:sz w:val="19"/>
            <w:szCs w:val="19"/>
          </w:rPr>
          <w:t xml:space="preserve">GeoFA </w:t>
        </w:r>
        <w:r w:rsidRPr="00D65E26" w:rsidDel="005A065F">
          <w:rPr>
            <w:rFonts w:ascii="Trebuchet MS" w:hAnsi="Trebuchet MS"/>
            <w:sz w:val="19"/>
            <w:szCs w:val="19"/>
          </w:rPr>
          <w:t xml:space="preserve">version </w:t>
        </w:r>
        <w:r w:rsidR="004B1FFE" w:rsidDel="005A065F">
          <w:rPr>
            <w:rFonts w:ascii="Trebuchet MS" w:hAnsi="Trebuchet MS"/>
            <w:sz w:val="19"/>
            <w:szCs w:val="19"/>
          </w:rPr>
          <w:t>1</w:t>
        </w:r>
        <w:r w:rsidRPr="00D65E26" w:rsidDel="005A065F">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moveFrom>
    </w:p>
    <w:p w14:paraId="06C00D57" w14:textId="460CBAD1" w:rsidR="00CB4BEB" w:rsidRPr="00D65E26" w:rsidDel="005A065F" w:rsidRDefault="00CB4BEB" w:rsidP="00CB4BEB">
      <w:pPr>
        <w:rPr>
          <w:moveFrom w:id="201" w:author="Christian Fischer" w:date="2022-09-21T15:58:00Z"/>
          <w:rFonts w:ascii="Trebuchet MS" w:hAnsi="Trebuchet MS"/>
          <w:sz w:val="19"/>
          <w:szCs w:val="19"/>
        </w:rPr>
      </w:pPr>
    </w:p>
    <w:moveFromRangeEnd w:id="177"/>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202" w:name="_Toc292866418"/>
      <w:bookmarkStart w:id="203" w:name="_Toc335392096"/>
      <w:bookmarkStart w:id="204" w:name="_Toc342560288"/>
      <w:bookmarkStart w:id="205" w:name="_Toc343077121"/>
      <w:bookmarkStart w:id="206" w:name="_Toc63351363"/>
      <w:bookmarkStart w:id="207" w:name="_Toc68694238"/>
      <w:r w:rsidRPr="00A96873">
        <w:rPr>
          <w:bCs/>
        </w:rPr>
        <w:lastRenderedPageBreak/>
        <w:t>1. Indledning</w:t>
      </w:r>
      <w:bookmarkEnd w:id="202"/>
      <w:bookmarkEnd w:id="203"/>
      <w:bookmarkEnd w:id="204"/>
      <w:bookmarkEnd w:id="205"/>
      <w:bookmarkEnd w:id="206"/>
      <w:bookmarkEnd w:id="207"/>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geodatasystem,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GeoDanmark og fik i stedet navnet </w:t>
      </w:r>
      <w:r w:rsidR="00D173B4">
        <w:rPr>
          <w:rFonts w:ascii="Trebuchet MS" w:hAnsi="Trebuchet MS" w:cs="Trebuchet MS"/>
          <w:sz w:val="19"/>
          <w:szCs w:val="19"/>
        </w:rPr>
        <w:t>Geografiske fagdata i GeoDanmark (GeoFA).</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geodataområde.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r>
        <w:rPr>
          <w:rFonts w:ascii="Trebuchet MS" w:hAnsi="Trebuchet MS" w:cs="Trebuchet MS"/>
          <w:sz w:val="19"/>
          <w:szCs w:val="19"/>
        </w:rPr>
        <w:t xml:space="preserve">GeoFA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208" w:name="_Toc63351364"/>
      <w:bookmarkStart w:id="209" w:name="_Toc68694239"/>
      <w:r w:rsidRPr="00833371">
        <w:lastRenderedPageBreak/>
        <w:t>2. Datamodellens opbygning</w:t>
      </w:r>
      <w:bookmarkEnd w:id="208"/>
      <w:bookmarkEnd w:id="209"/>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og i mindre omfang med Datamodellen for GeoDanmark. GeoDanmark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r w:rsidR="00383CB7" w:rsidRPr="00AB514B">
        <w:rPr>
          <w:rFonts w:ascii="Trebuchet MS" w:hAnsi="Trebuchet MS" w:cs="Trebuchet MS"/>
          <w:sz w:val="19"/>
          <w:szCs w:val="19"/>
        </w:rPr>
        <w:t xml:space="preserve">GeoFA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GeoFA</w:t>
      </w:r>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210" w:name="_Toc292866421"/>
      <w:bookmarkStart w:id="211" w:name="_Toc63351365"/>
      <w:bookmarkStart w:id="212" w:name="_Toc68694240"/>
      <w:r>
        <w:lastRenderedPageBreak/>
        <w:t xml:space="preserve">2.1 </w:t>
      </w:r>
      <w:r w:rsidRPr="00912465">
        <w:t>Historik</w:t>
      </w:r>
      <w:bookmarkEnd w:id="210"/>
      <w:bookmarkEnd w:id="211"/>
      <w:bookmarkEnd w:id="212"/>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(”Objekt_id”) gennem hele dets levetid, fra det bliver født, til det evt. på et tidspunkt bliver gjort historisk (”Systid_til” = d.d.). Ændringer af geometri eller felter til et objekt medfører, at der kommer en ny version af objektet (”Objekt_id” = ”Objekt_id”, ”Systid_fra” = d.d. og ”Systid_til”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(”Systid_fra”, ”Systid_til”)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”Systid_fra”, ”Systid_til” og ”Oprettet” er systemgenererede værdier, som omfatter både dato og klokkeslæt (tidsstempel). ”Gyldig_fra” og ”Gyldig_til”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213" w:name="_Toc63351366"/>
      <w:bookmarkStart w:id="214" w:name="_Toc68694241"/>
      <w:r w:rsidRPr="00833371">
        <w:t>2.2 Metadata</w:t>
      </w:r>
      <w:bookmarkEnd w:id="213"/>
      <w:bookmarkEnd w:id="214"/>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r w:rsidRPr="00AB514B">
        <w:rPr>
          <w:rFonts w:ascii="Trebuchet MS" w:hAnsi="Trebuchet MS"/>
          <w:sz w:val="19"/>
          <w:szCs w:val="19"/>
        </w:rPr>
        <w:t>GeoFA-</w:t>
      </w:r>
      <w:r w:rsidR="00CB4BEB" w:rsidRPr="00AB514B">
        <w:rPr>
          <w:rFonts w:ascii="Trebuchet MS" w:hAnsi="Trebuchet MS"/>
          <w:sz w:val="19"/>
          <w:szCs w:val="19"/>
        </w:rPr>
        <w:t>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BrugerID</w:t>
      </w:r>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r w:rsidR="00176B31" w:rsidRPr="00AB514B">
        <w:rPr>
          <w:rFonts w:ascii="Trebuchet MS" w:hAnsi="Trebuchet MS"/>
          <w:sz w:val="19"/>
          <w:szCs w:val="19"/>
        </w:rPr>
        <w:t>GeoFA</w:t>
      </w:r>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215" w:name="_Toc63351367"/>
      <w:bookmarkStart w:id="216" w:name="_Toc68694242"/>
      <w:r w:rsidRPr="00833371">
        <w:lastRenderedPageBreak/>
        <w:t>2.3 Terminologi</w:t>
      </w:r>
      <w:bookmarkEnd w:id="215"/>
      <w:bookmarkEnd w:id="216"/>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”Featureclasses”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r w:rsidR="00C174D5" w:rsidRPr="00AB514B">
        <w:rPr>
          <w:rFonts w:ascii="Trebuchet MS" w:hAnsi="Trebuchet MS" w:cs="Trebuchet MS"/>
          <w:sz w:val="19"/>
          <w:szCs w:val="19"/>
        </w:rPr>
        <w:t>GeoFA</w:t>
      </w:r>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Rent forståelsesmæssigt kan der således drages analogi mellem følgende: Featuregroup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217" w:name="_Toc63351368"/>
      <w:bookmarkStart w:id="218" w:name="_Toc68694243"/>
      <w:r w:rsidRPr="00833371">
        <w:t>2.4 Kodelister/opslagstabeller</w:t>
      </w:r>
      <w:bookmarkEnd w:id="217"/>
      <w:bookmarkEnd w:id="218"/>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219" w:name="_Toc343077128"/>
      <w:bookmarkStart w:id="220" w:name="_Toc63351369"/>
      <w:bookmarkStart w:id="221" w:name="_Toc68694244"/>
      <w:r w:rsidRPr="00833371">
        <w:lastRenderedPageBreak/>
        <w:t>2.4.1 Mulige værdisæt</w:t>
      </w:r>
      <w:bookmarkEnd w:id="219"/>
      <w:bookmarkEnd w:id="220"/>
      <w:bookmarkEnd w:id="221"/>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22" w:name="_Toc63351370"/>
      <w:bookmarkStart w:id="223" w:name="_Toc68694245"/>
      <w:r w:rsidRPr="00DA7815">
        <w:t>2.4.2 Aktive værdisæt</w:t>
      </w:r>
      <w:bookmarkEnd w:id="222"/>
      <w:bookmarkEnd w:id="223"/>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24" w:name="_Toc63351371"/>
      <w:bookmarkStart w:id="225" w:name="_Toc68694246"/>
      <w:r w:rsidRPr="00833371">
        <w:t>2.5 Validering af data og indhold</w:t>
      </w:r>
      <w:bookmarkEnd w:id="224"/>
      <w:bookmarkEnd w:id="225"/>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26" w:name="_Toc63351372"/>
      <w:bookmarkStart w:id="227" w:name="_Toc68694247"/>
      <w:r w:rsidRPr="00833371">
        <w:t>2.5.1 Topologi</w:t>
      </w:r>
      <w:bookmarkEnd w:id="226"/>
      <w:bookmarkEnd w:id="227"/>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28" w:name="_Toc63351373"/>
      <w:bookmarkStart w:id="229" w:name="_Toc68694248"/>
      <w:r w:rsidRPr="00833371">
        <w:lastRenderedPageBreak/>
        <w:t>2.5.2 Obligatoriske/frivillige/systemgenererede felter</w:t>
      </w:r>
      <w:bookmarkEnd w:id="228"/>
      <w:bookmarkEnd w:id="229"/>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”objekt_id”, ”versions_id”, ”systid_fra”, ”systid_til”, ”oprettet” og ”bruger_id” er alle systemgenererede. ”Objekt_id” og ”versions_id”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30" w:name="_Toc63351374"/>
      <w:bookmarkStart w:id="231" w:name="_Toc68694249"/>
      <w:r w:rsidRPr="00833371">
        <w:t>2.5.3 Tilladt geometri</w:t>
      </w:r>
      <w:bookmarkEnd w:id="230"/>
      <w:bookmarkEnd w:id="231"/>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Geometri for objekter skal opfylde ”OGC Simple Feature Specification”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232" w:name="_Toc292866423"/>
      <w:bookmarkStart w:id="233" w:name="_Toc63351375"/>
      <w:bookmarkStart w:id="234" w:name="_Toc68694250"/>
      <w:r w:rsidRPr="00833371">
        <w:t xml:space="preserve">2.5.4 </w:t>
      </w:r>
      <w:bookmarkStart w:id="235" w:name="_Toc292866424"/>
      <w:bookmarkEnd w:id="232"/>
      <w:r w:rsidRPr="00833371">
        <w:t>Grænseafstemning</w:t>
      </w:r>
      <w:bookmarkEnd w:id="233"/>
      <w:bookmarkEnd w:id="234"/>
      <w:bookmarkEnd w:id="235"/>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236" w:name="_Toc292448041"/>
      <w:bookmarkStart w:id="237" w:name="_Toc292448210"/>
      <w:bookmarkStart w:id="238" w:name="_Toc292692139"/>
      <w:bookmarkStart w:id="239" w:name="_Toc292713266"/>
      <w:bookmarkStart w:id="240" w:name="_Toc292865152"/>
      <w:bookmarkStart w:id="241" w:name="_Toc63351376"/>
      <w:bookmarkStart w:id="242" w:name="_Toc68694251"/>
      <w:r>
        <w:lastRenderedPageBreak/>
        <w:t>3</w:t>
      </w:r>
      <w:r w:rsidRPr="00A32757">
        <w:t xml:space="preserve">. Generel </w:t>
      </w:r>
      <w:r w:rsidRPr="00833371">
        <w:t>datamodel (DATAKATALOG)</w:t>
      </w:r>
      <w:bookmarkEnd w:id="236"/>
      <w:bookmarkEnd w:id="237"/>
      <w:bookmarkEnd w:id="238"/>
      <w:bookmarkEnd w:id="239"/>
      <w:bookmarkEnd w:id="240"/>
      <w:bookmarkEnd w:id="241"/>
      <w:bookmarkEnd w:id="242"/>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243" w:name="_Toc292448042"/>
      <w:bookmarkStart w:id="244" w:name="_Toc292448211"/>
      <w:bookmarkStart w:id="245" w:name="_Toc292692140"/>
      <w:bookmarkStart w:id="246" w:name="_Toc292713267"/>
      <w:bookmarkStart w:id="247" w:name="_Toc292865153"/>
      <w:bookmarkStart w:id="248" w:name="_Toc63351377"/>
      <w:bookmarkStart w:id="249" w:name="_Toc68694252"/>
      <w:r>
        <w:t>3</w:t>
      </w:r>
      <w:r w:rsidRPr="00A32757">
        <w:t>.1 Felter i generel datamodel</w:t>
      </w:r>
      <w:bookmarkEnd w:id="243"/>
      <w:bookmarkEnd w:id="244"/>
      <w:bookmarkEnd w:id="245"/>
      <w:bookmarkEnd w:id="246"/>
      <w:bookmarkEnd w:id="247"/>
      <w:bookmarkEnd w:id="248"/>
      <w:bookmarkEnd w:id="249"/>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C920AA"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C920AA"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versions_id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r>
              <w:rPr>
                <w:rFonts w:ascii="Trebuchet MS" w:hAnsi="Trebuchet MS" w:cs="Trebuchet MS"/>
                <w:sz w:val="18"/>
                <w:szCs w:val="18"/>
              </w:rPr>
              <w:t>kommu_</w:t>
            </w:r>
            <w:r w:rsidRPr="00564F1F">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3-cifret kommunenr.</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r>
              <w:rPr>
                <w:rFonts w:ascii="Trebuchet MS" w:hAnsi="Trebuchet MS" w:cs="Trebuchet MS"/>
                <w:sz w:val="18"/>
                <w:szCs w:val="18"/>
              </w:rPr>
              <w:t>o</w:t>
            </w:r>
            <w:r w:rsidR="00CB4BEB" w:rsidRPr="0051728E">
              <w:rPr>
                <w:rFonts w:ascii="Trebuchet MS" w:hAnsi="Trebuchet MS" w:cs="Trebuchet MS"/>
                <w:sz w:val="18"/>
                <w:szCs w:val="18"/>
              </w:rPr>
              <w:t>prindkode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w:t>
            </w:r>
            <w:r w:rsidRPr="0051728E">
              <w:rPr>
                <w:rFonts w:ascii="Trebuchet MS" w:hAnsi="Trebuchet MS" w:cs="Trebuchet MS"/>
                <w:sz w:val="18"/>
                <w:szCs w:val="18"/>
              </w:rPr>
              <w:t>prindkode</w:t>
            </w:r>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Ortofoto</w:t>
            </w:r>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lastRenderedPageBreak/>
              <w:t>off_kode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250" w:name="_Toc292448043"/>
      <w:bookmarkStart w:id="251" w:name="_Toc292448212"/>
      <w:bookmarkStart w:id="252" w:name="_Toc292692141"/>
      <w:bookmarkStart w:id="253" w:name="_Toc292713268"/>
      <w:bookmarkStart w:id="254" w:name="_Toc292865154"/>
      <w:bookmarkStart w:id="255" w:name="_Toc63351378"/>
      <w:bookmarkStart w:id="256" w:name="_Toc68694253"/>
      <w:r>
        <w:t>3</w:t>
      </w:r>
      <w:r w:rsidRPr="00A32757">
        <w:t>.2 Forklaring til felter</w:t>
      </w:r>
      <w:bookmarkEnd w:id="250"/>
      <w:bookmarkEnd w:id="251"/>
      <w:bookmarkEnd w:id="252"/>
      <w:bookmarkEnd w:id="253"/>
      <w:bookmarkEnd w:id="254"/>
      <w:bookmarkEnd w:id="255"/>
      <w:bookmarkEnd w:id="25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Objekt_id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Entydigt ID for et objekt i et tema. Hvis objekter er opdaterede, har de historiske objekter samme Objekt_id som det gældende, men forskellige Versions_id’er. Objekt_id’en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Versions_id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Objekt_id fra fødsel til død, vil Versions_id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Systid_fra</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Systid_til</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slut af objektets systemmæssige gyldighed. Sættes af systemet ved sletning af objekter, eller ved ændringer, hvor der oprettes et historisk objekt. Dato og tidspunkt generes af systemet ved sletning eller ændring i databasen.  Et gældende objekt har altid Systid_til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objektets systemmæssige oprettelse svarer til første Systid_fra registreret på et Objekt_id,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CVR-koden for objektets ansvarlige myndighed. Systemet bør kunne se hvilken kommune brugeren kommer fra via login’et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3-cifret kommunekode udfyldes via cvr_kode.</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Bruger_ID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Noegle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257" w:name="_Toc292448044"/>
      <w:bookmarkStart w:id="258" w:name="_Toc292448213"/>
      <w:bookmarkStart w:id="259" w:name="_Toc292692142"/>
      <w:bookmarkStart w:id="260" w:name="_Toc292713269"/>
      <w:bookmarkStart w:id="261" w:name="_Toc292865155"/>
      <w:bookmarkStart w:id="262" w:name="_Toc63351379"/>
    </w:p>
    <w:p w14:paraId="0CD969CD" w14:textId="71C324B0" w:rsidR="00CB4BEB" w:rsidRPr="00A32757" w:rsidRDefault="00CB4BEB" w:rsidP="00CB4BEB">
      <w:pPr>
        <w:pStyle w:val="Overskrift2"/>
      </w:pPr>
      <w:bookmarkStart w:id="263" w:name="_Toc68694254"/>
      <w:r>
        <w:t>3</w:t>
      </w:r>
      <w:r w:rsidRPr="00A32757">
        <w:t>.3 Kodelister (generel datamodel)</w:t>
      </w:r>
      <w:bookmarkEnd w:id="257"/>
      <w:bookmarkEnd w:id="258"/>
      <w:bookmarkEnd w:id="259"/>
      <w:bookmarkEnd w:id="260"/>
      <w:bookmarkEnd w:id="261"/>
      <w:bookmarkEnd w:id="262"/>
      <w:bookmarkEnd w:id="263"/>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264" w:name="_Toc63351380"/>
      <w:bookmarkStart w:id="265" w:name="_Toc68694255"/>
      <w:bookmarkStart w:id="266" w:name="_Toc292448045"/>
      <w:bookmarkStart w:id="267" w:name="_Toc292448214"/>
      <w:bookmarkStart w:id="268" w:name="_Toc292692143"/>
      <w:bookmarkStart w:id="269" w:name="_Toc292713270"/>
      <w:bookmarkStart w:id="270" w:name="_Toc292865156"/>
      <w:r>
        <w:t>3</w:t>
      </w:r>
      <w:r w:rsidRPr="00A32757">
        <w:t>.3.1 Tema</w:t>
      </w:r>
      <w:r>
        <w:t>oversigt</w:t>
      </w:r>
      <w:bookmarkEnd w:id="264"/>
      <w:bookmarkEnd w:id="265"/>
      <w:r w:rsidRPr="00A32757">
        <w:t xml:space="preserve"> </w:t>
      </w:r>
      <w:bookmarkEnd w:id="266"/>
      <w:bookmarkEnd w:id="267"/>
      <w:bookmarkEnd w:id="268"/>
      <w:bookmarkEnd w:id="269"/>
      <w:bookmarkEnd w:id="270"/>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Værdier i Tema_kode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vej_og_trafik</w:t>
            </w:r>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Faunaspæring</w:t>
            </w:r>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Vandværksforsyningsomr</w:t>
            </w:r>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Grundvandsdannende Opl…</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Vandløbsoplande</w:t>
            </w:r>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Søoplande</w:t>
            </w:r>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Grundejerforeninger/ Vejlav</w:t>
            </w:r>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Kommunal_service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Rigkær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Særlig_bygning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Miljoe</w:t>
            </w:r>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Affaldprod_udbringning</w:t>
            </w:r>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sport_fritid_og_friluftsliv</w:t>
            </w:r>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affald_og_genbrug</w:t>
            </w:r>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Facilitet_punkt</w:t>
            </w:r>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Facilitet_flade</w:t>
            </w:r>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Facilitet_linje</w:t>
            </w:r>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r w:rsidRPr="004C7398">
              <w:rPr>
                <w:rFonts w:ascii="Trebuchet MS" w:hAnsi="Trebuchet MS"/>
                <w:color w:val="000000"/>
                <w:sz w:val="13"/>
                <w:szCs w:val="13"/>
              </w:rPr>
              <w:t>jord_og_raastof</w:t>
            </w:r>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Evakueringscenter</w:t>
            </w:r>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udg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planlaegning</w:t>
            </w:r>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Landskabkarakterområder</w:t>
            </w:r>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Forsyningsområdeudgået(2.1.2)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Tilslutningsforbudområde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Forsyningsforbudområde - udgået(2.1.2)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-udgået(2.1.2)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Renseklasse – udgået(2.1.2)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271" w:name="_Toc292448047"/>
      <w:bookmarkStart w:id="272" w:name="_Toc292448216"/>
      <w:bookmarkStart w:id="273" w:name="_Toc292692145"/>
      <w:bookmarkStart w:id="274" w:name="_Toc292713272"/>
      <w:bookmarkStart w:id="275" w:name="_Toc292865158"/>
      <w:bookmarkStart w:id="276"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277" w:name="_Toc68694256"/>
      <w:r w:rsidRPr="003C0563">
        <w:rPr>
          <w:rStyle w:val="Overskrift3Tegn"/>
          <w:b w:val="0"/>
          <w:bCs/>
        </w:rPr>
        <w:lastRenderedPageBreak/>
        <w:t>3.3.2 Oprindelse (d_basis_oprindelse)</w:t>
      </w:r>
      <w:bookmarkEnd w:id="277"/>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prindkode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Ortofoto</w:t>
            </w:r>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el. lign.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w:t>
            </w:r>
            <w:r w:rsidRPr="00052B52">
              <w:rPr>
                <w:rFonts w:ascii="Trebuchet MS" w:hAnsi="Trebuchet MS"/>
                <w:sz w:val="18"/>
                <w:szCs w:val="18"/>
              </w:rPr>
              <w:t xml:space="preserve">, DTK, Danmarks Topografiske kortværk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er kendetegnet ved ikke at have samme nøjagtighed i georefereringen, men man kan se en del ting, der ikke er på de nuværende ortofoto.</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Foto taget i jordhøjde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Laserscanning, Digital terrænmodel (DTM) afledninger, termografiske målinger (bestemmelse af temperaturforskelle) o.lign.</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278" w:name="_Toc68694257"/>
      <w:r w:rsidRPr="003C0563">
        <w:rPr>
          <w:rStyle w:val="Overskrift3Tegn"/>
          <w:b w:val="0"/>
          <w:bCs/>
        </w:rPr>
        <w:t>3.3.3 Status (d_basis_status)</w:t>
      </w:r>
      <w:bookmarkEnd w:id="278"/>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279" w:name="_Toc68694258"/>
      <w:r>
        <w:lastRenderedPageBreak/>
        <w:t>3</w:t>
      </w:r>
      <w:r w:rsidRPr="00A32757">
        <w:t>.3.4 Ansvarlig myndighed (</w:t>
      </w:r>
      <w:r w:rsidRPr="004D056C">
        <w:t>d_basis_ansvarlig_myndighed</w:t>
      </w:r>
      <w:r w:rsidRPr="00A32757">
        <w:t>)</w:t>
      </w:r>
      <w:bookmarkEnd w:id="271"/>
      <w:bookmarkEnd w:id="272"/>
      <w:bookmarkEnd w:id="273"/>
      <w:bookmarkEnd w:id="274"/>
      <w:bookmarkEnd w:id="275"/>
      <w:bookmarkEnd w:id="276"/>
      <w:bookmarkEnd w:id="279"/>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cvr_kode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cvr_navn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280" w:name="_Toc68694259"/>
      <w:r w:rsidRPr="003C0563">
        <w:rPr>
          <w:rStyle w:val="Overskrift3Tegn"/>
          <w:b w:val="0"/>
          <w:bCs/>
        </w:rPr>
        <w:lastRenderedPageBreak/>
        <w:t>3.3.5 Offentlig</w:t>
      </w:r>
      <w:r>
        <w:rPr>
          <w:rStyle w:val="Overskrift3Tegn"/>
          <w:b w:val="0"/>
          <w:bCs/>
        </w:rPr>
        <w:t xml:space="preserve"> </w:t>
      </w:r>
      <w:r w:rsidRPr="003C0563">
        <w:rPr>
          <w:rStyle w:val="Overskrift3Tegn"/>
          <w:b w:val="0"/>
          <w:bCs/>
        </w:rPr>
        <w:t>(d_basis_offentlig)</w:t>
      </w:r>
      <w:bookmarkEnd w:id="280"/>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off_kode</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281" w:name="_Toc292448048"/>
      <w:bookmarkStart w:id="282" w:name="_Toc292448217"/>
      <w:bookmarkStart w:id="283" w:name="_Toc292692146"/>
      <w:bookmarkStart w:id="284" w:name="_Toc292713273"/>
      <w:bookmarkStart w:id="285" w:name="_Toc292865159"/>
      <w:bookmarkStart w:id="286" w:name="_Toc63351384"/>
      <w:bookmarkStart w:id="287" w:name="_Toc68694260"/>
      <w:bookmarkStart w:id="288" w:name="OLE_LINK5"/>
      <w:bookmarkStart w:id="289" w:name="OLE_LINK6"/>
      <w:r w:rsidRPr="00587E37">
        <w:rPr>
          <w:szCs w:val="28"/>
        </w:rPr>
        <w:lastRenderedPageBreak/>
        <w:t>4</w:t>
      </w:r>
      <w:r w:rsidRPr="00587E37">
        <w:t xml:space="preserve">. </w:t>
      </w:r>
      <w:bookmarkStart w:id="290" w:name="_Hlk57646312"/>
      <w:r w:rsidRPr="00587E37">
        <w:t xml:space="preserve">Standardiserede felter i temaspecifikke datamodeller </w:t>
      </w:r>
      <w:bookmarkEnd w:id="290"/>
      <w:r w:rsidRPr="00587E37">
        <w:rPr>
          <w:szCs w:val="36"/>
        </w:rPr>
        <w:t>(fælles-fælles)</w:t>
      </w:r>
      <w:bookmarkEnd w:id="281"/>
      <w:bookmarkEnd w:id="282"/>
      <w:bookmarkEnd w:id="283"/>
      <w:bookmarkEnd w:id="284"/>
      <w:bookmarkEnd w:id="285"/>
      <w:bookmarkEnd w:id="286"/>
      <w:bookmarkEnd w:id="287"/>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291" w:name="_Toc292448049"/>
      <w:bookmarkStart w:id="292" w:name="_Toc292448218"/>
      <w:bookmarkStart w:id="293" w:name="_Toc292692147"/>
      <w:bookmarkStart w:id="294" w:name="_Toc292713274"/>
      <w:bookmarkStart w:id="295" w:name="_Toc292865160"/>
      <w:bookmarkStart w:id="296" w:name="_Toc63351385"/>
      <w:bookmarkStart w:id="297" w:name="_Toc68694261"/>
      <w:r>
        <w:t>4</w:t>
      </w:r>
      <w:r w:rsidRPr="00A32757">
        <w:t xml:space="preserve">.1 Standardiserede </w:t>
      </w:r>
      <w:bookmarkEnd w:id="288"/>
      <w:bookmarkEnd w:id="289"/>
      <w:r w:rsidRPr="00A32757">
        <w:t xml:space="preserve">felter til de </w:t>
      </w:r>
      <w:r>
        <w:t>temaspecifik</w:t>
      </w:r>
      <w:r w:rsidRPr="00A32757">
        <w:t>ke datamodeller</w:t>
      </w:r>
      <w:bookmarkEnd w:id="291"/>
      <w:bookmarkEnd w:id="292"/>
      <w:bookmarkEnd w:id="293"/>
      <w:bookmarkEnd w:id="294"/>
      <w:bookmarkEnd w:id="295"/>
      <w:bookmarkEnd w:id="296"/>
      <w:bookmarkEnd w:id="297"/>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gyldig_fra</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gyldig_til</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CB4BEB"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w:t>
            </w:r>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CB4BEB" w:rsidRPr="00771A0E" w:rsidRDefault="00000000" w:rsidP="003C0924">
            <w:pPr>
              <w:rPr>
                <w:rFonts w:ascii="Trebuchet MS" w:hAnsi="Trebuchet MS"/>
                <w:sz w:val="18"/>
                <w:szCs w:val="18"/>
              </w:rPr>
            </w:pPr>
            <w:hyperlink r:id="rId18" w:history="1">
              <w:r w:rsidR="00CB4BEB" w:rsidRPr="00B131DD">
                <w:rPr>
                  <w:rFonts w:ascii="Trebuchet MS" w:hAnsi="Trebuchet MS"/>
                  <w:sz w:val="18"/>
                  <w:szCs w:val="18"/>
                </w:rPr>
                <w:t>http://www.link.dk/</w:t>
              </w:r>
            </w:hyperlink>
            <w:r w:rsidR="00CB4BEB" w:rsidRPr="00B131DD">
              <w:rPr>
                <w:rFonts w:ascii="Trebuchet MS" w:hAnsi="Trebuchet MS"/>
                <w:sz w:val="18"/>
                <w:szCs w:val="18"/>
              </w:rPr>
              <w:t>foto.png</w:t>
            </w:r>
          </w:p>
        </w:tc>
      </w:tr>
      <w:tr w:rsidR="00CB4BEB"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CB4BEB" w:rsidRPr="00771A0E" w:rsidRDefault="00000000" w:rsidP="003C0924">
            <w:pPr>
              <w:rPr>
                <w:rFonts w:ascii="Trebuchet MS" w:hAnsi="Trebuchet MS"/>
                <w:sz w:val="18"/>
                <w:szCs w:val="18"/>
              </w:rPr>
            </w:pPr>
            <w:hyperlink r:id="rId19" w:history="1">
              <w:r w:rsidR="00CB4BEB" w:rsidRPr="00B131DD">
                <w:rPr>
                  <w:rFonts w:ascii="Trebuchet MS" w:hAnsi="Trebuchet MS"/>
                  <w:sz w:val="18"/>
                  <w:szCs w:val="18"/>
                </w:rPr>
                <w:t xml:space="preserve">http://www.link.dk/foto.png </w:t>
              </w:r>
            </w:hyperlink>
          </w:p>
        </w:tc>
      </w:tr>
      <w:tr w:rsidR="00CB4BEB"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CB4BEB" w:rsidRPr="00771A0E" w:rsidRDefault="00000000" w:rsidP="003C0924">
            <w:pPr>
              <w:rPr>
                <w:rFonts w:ascii="Trebuchet MS" w:hAnsi="Trebuchet MS"/>
                <w:sz w:val="18"/>
                <w:szCs w:val="18"/>
              </w:rPr>
            </w:pPr>
            <w:hyperlink r:id="rId20" w:history="1">
              <w:r w:rsidR="00CB4BEB" w:rsidRPr="00B131DD">
                <w:rPr>
                  <w:rFonts w:ascii="Trebuchet MS" w:hAnsi="Trebuchet MS"/>
                  <w:sz w:val="18"/>
                  <w:szCs w:val="18"/>
                </w:rPr>
                <w:t xml:space="preserve">http://www.link.dk/foto.png </w:t>
              </w:r>
            </w:hyperlink>
          </w:p>
        </w:tc>
      </w:tr>
      <w:tr w:rsidR="00CB4BEB"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CB4BEB" w:rsidRPr="00771A0E" w:rsidRDefault="00000000" w:rsidP="003C0924">
            <w:pPr>
              <w:rPr>
                <w:rFonts w:ascii="Trebuchet MS" w:hAnsi="Trebuchet MS"/>
                <w:sz w:val="18"/>
                <w:szCs w:val="18"/>
              </w:rPr>
            </w:pPr>
            <w:hyperlink r:id="rId21" w:history="1">
              <w:r w:rsidR="00CB4BEB" w:rsidRPr="00B131DD">
                <w:rPr>
                  <w:rFonts w:ascii="Trebuchet MS" w:hAnsi="Trebuchet MS"/>
                  <w:sz w:val="18"/>
                  <w:szCs w:val="18"/>
                </w:rPr>
                <w:t xml:space="preserve">http://www.link.dk/foto.png </w:t>
              </w:r>
            </w:hyperlink>
          </w:p>
        </w:tc>
      </w:tr>
      <w:tr w:rsidR="00CB4BEB"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w:t>
            </w:r>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w:t>
            </w:r>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CB4BEB" w:rsidRPr="00771A0E" w:rsidRDefault="00CB4BEB" w:rsidP="003C0924">
            <w:pPr>
              <w:rPr>
                <w:rFonts w:ascii="Trebuchet MS" w:hAnsi="Trebuchet MS"/>
                <w:sz w:val="18"/>
                <w:szCs w:val="18"/>
              </w:rPr>
            </w:pPr>
            <w:r w:rsidRPr="00771A0E">
              <w:rPr>
                <w:rFonts w:ascii="Trebuchet MS" w:hAnsi="Trebuchet MS"/>
                <w:sz w:val="18"/>
                <w:szCs w:val="18"/>
              </w:rPr>
              <w:lastRenderedPageBreak/>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CB4BEB" w:rsidRPr="00771A0E" w:rsidRDefault="00000000" w:rsidP="003C0924">
            <w:pPr>
              <w:rPr>
                <w:rFonts w:ascii="Trebuchet MS" w:hAnsi="Trebuchet MS"/>
                <w:sz w:val="18"/>
                <w:szCs w:val="18"/>
              </w:rPr>
            </w:pPr>
            <w:hyperlink r:id="rId22" w:history="1">
              <w:r w:rsidR="00CB4BEB" w:rsidRPr="00B131DD">
                <w:rPr>
                  <w:rFonts w:ascii="Trebuchet MS" w:hAnsi="Trebuchet MS"/>
                  <w:sz w:val="18"/>
                  <w:szCs w:val="18"/>
                </w:rPr>
                <w:t>http://www.link.dk/</w:t>
              </w:r>
            </w:hyperlink>
            <w:r w:rsidR="00CB4BEB" w:rsidRPr="00B131DD">
              <w:rPr>
                <w:rFonts w:ascii="Trebuchet MS" w:hAnsi="Trebuchet MS"/>
                <w:sz w:val="18"/>
                <w:szCs w:val="18"/>
              </w:rPr>
              <w:t>film.avi</w:t>
            </w:r>
          </w:p>
        </w:tc>
      </w:tr>
      <w:tr w:rsidR="00CB4BEB"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CB4BEB" w:rsidRPr="00771A0E" w:rsidRDefault="00CB4BEB" w:rsidP="003C092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CB4BEB" w:rsidRPr="00771A0E" w:rsidRDefault="00000000" w:rsidP="003C0924">
            <w:pPr>
              <w:rPr>
                <w:rFonts w:ascii="Trebuchet MS" w:hAnsi="Trebuchet MS"/>
                <w:sz w:val="18"/>
                <w:szCs w:val="18"/>
              </w:rPr>
            </w:pPr>
            <w:hyperlink r:id="rId23" w:history="1">
              <w:r w:rsidR="00CB4BEB" w:rsidRPr="00B131DD">
                <w:rPr>
                  <w:rFonts w:ascii="Trebuchet MS" w:hAnsi="Trebuchet MS"/>
                  <w:sz w:val="18"/>
                  <w:szCs w:val="18"/>
                </w:rPr>
                <w:t xml:space="preserve">http://www.link.dk/film.avi </w:t>
              </w:r>
            </w:hyperlink>
          </w:p>
        </w:tc>
      </w:tr>
      <w:tr w:rsidR="00CB4BEB"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CB4BEB" w:rsidRPr="00771A0E" w:rsidRDefault="00CB4BEB" w:rsidP="003C092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CB4BEB" w:rsidRPr="00771A0E" w:rsidRDefault="00000000" w:rsidP="003C0924">
            <w:pPr>
              <w:rPr>
                <w:rFonts w:ascii="Trebuchet MS" w:hAnsi="Trebuchet MS"/>
                <w:sz w:val="18"/>
                <w:szCs w:val="18"/>
              </w:rPr>
            </w:pPr>
            <w:hyperlink r:id="rId24" w:history="1">
              <w:r w:rsidR="00CB4BEB" w:rsidRPr="00B131DD">
                <w:rPr>
                  <w:rFonts w:ascii="Trebuchet MS" w:hAnsi="Trebuchet MS"/>
                  <w:sz w:val="18"/>
                  <w:szCs w:val="18"/>
                </w:rPr>
                <w:t xml:space="preserve">http://www.link.dk/film.avi </w:t>
              </w:r>
            </w:hyperlink>
          </w:p>
        </w:tc>
      </w:tr>
      <w:tr w:rsidR="00CB4BEB"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CB4BEB" w:rsidRPr="00771A0E" w:rsidRDefault="00CB4BEB" w:rsidP="003C092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CB4BEB" w:rsidRPr="00771A0E" w:rsidRDefault="00000000" w:rsidP="003C0924">
            <w:pPr>
              <w:rPr>
                <w:rFonts w:ascii="Trebuchet MS" w:hAnsi="Trebuchet MS"/>
                <w:sz w:val="18"/>
                <w:szCs w:val="18"/>
              </w:rPr>
            </w:pPr>
            <w:hyperlink r:id="rId25" w:history="1">
              <w:r w:rsidR="00CB4BEB" w:rsidRPr="00B131DD">
                <w:rPr>
                  <w:rFonts w:ascii="Trebuchet MS" w:hAnsi="Trebuchet MS"/>
                  <w:sz w:val="18"/>
                  <w:szCs w:val="18"/>
                </w:rPr>
                <w:t xml:space="preserve">http://www.link.dk/film.avi </w:t>
              </w:r>
            </w:hyperlink>
          </w:p>
        </w:tc>
      </w:tr>
      <w:tr w:rsidR="00CB4BEB"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CB4BEB" w:rsidRPr="0093184F" w:rsidRDefault="00CB4BEB" w:rsidP="003C092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1276" w:type="dxa"/>
            <w:tcBorders>
              <w:top w:val="single" w:sz="4" w:space="0" w:color="auto"/>
              <w:left w:val="single" w:sz="4" w:space="0" w:color="auto"/>
              <w:bottom w:val="nil"/>
              <w:right w:val="single" w:sz="4" w:space="0" w:color="auto"/>
            </w:tcBorders>
          </w:tcPr>
          <w:p w14:paraId="488FA3E6" w14:textId="77777777" w:rsidR="00CB4BEB" w:rsidRPr="00771A0E" w:rsidRDefault="00CB4BEB" w:rsidP="003C092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8-70-21-3-743-6-96</w:t>
            </w:r>
          </w:p>
        </w:tc>
      </w:tr>
      <w:tr w:rsidR="00CB4BEB"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CB4BEB" w:rsidRPr="00771A0E" w:rsidRDefault="00CB4BEB" w:rsidP="003C0924">
            <w:pPr>
              <w:rPr>
                <w:rFonts w:ascii="Trebuchet MS" w:hAnsi="Trebuchet MS"/>
                <w:sz w:val="18"/>
                <w:szCs w:val="18"/>
              </w:rPr>
            </w:pPr>
            <w:r>
              <w:rPr>
                <w:rFonts w:ascii="Trebuchet MS" w:hAnsi="Trebuchet MS"/>
                <w:sz w:val="18"/>
                <w:szCs w:val="18"/>
              </w:rPr>
              <w:t>ja_</w:t>
            </w:r>
            <w:r w:rsidRPr="0093184F">
              <w:rPr>
                <w:rFonts w:ascii="Trebuchet MS" w:hAnsi="Trebuchet MS"/>
                <w:sz w:val="18"/>
                <w:szCs w:val="18"/>
              </w:rPr>
              <w:t>nej_k*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ja_nej*</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w:t>
            </w:r>
          </w:p>
        </w:tc>
      </w:tr>
      <w:tr w:rsidR="00CB4BEB"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ejerstatus_kode</w:t>
            </w:r>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CB4BEB" w:rsidRPr="00771A0E" w:rsidRDefault="00CB4BEB" w:rsidP="003C0924">
            <w:pPr>
              <w:rPr>
                <w:rFonts w:ascii="Trebuchet MS" w:hAnsi="Trebuchet MS"/>
                <w:sz w:val="18"/>
                <w:szCs w:val="18"/>
              </w:rPr>
            </w:pPr>
            <w:r>
              <w:rPr>
                <w:rFonts w:ascii="Trebuchet MS" w:hAnsi="Trebuchet MS"/>
                <w:sz w:val="18"/>
                <w:szCs w:val="18"/>
              </w:rPr>
              <w:t>ejerstat</w:t>
            </w:r>
            <w:r w:rsidRPr="0093184F">
              <w:rPr>
                <w:rFonts w:ascii="Trebuchet MS" w:hAnsi="Trebuchet MS"/>
                <w:sz w:val="18"/>
                <w:szCs w:val="18"/>
              </w:rPr>
              <w:t>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50</w:t>
            </w:r>
          </w:p>
        </w:tc>
      </w:tr>
      <w:tr w:rsidR="00CB4BEB"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CB4BEB" w:rsidRPr="0093184F" w:rsidRDefault="00CB4BEB" w:rsidP="003C092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CB4BEB" w:rsidRPr="00771A0E" w:rsidRDefault="00CB4BEB" w:rsidP="003C092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Beliggenhedskommune</w:t>
            </w:r>
          </w:p>
        </w:tc>
      </w:tr>
      <w:tr w:rsidR="00CB4BEB"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t</w:t>
            </w:r>
            <w:r>
              <w:rPr>
                <w:rFonts w:ascii="Trebuchet MS" w:hAnsi="Trebuchet MS"/>
                <w:sz w:val="18"/>
                <w:szCs w:val="18"/>
              </w:rPr>
              <w:t>ilstand_k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CB4BEB" w:rsidRPr="0093184F"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CB4BEB" w:rsidRPr="00771A0E"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Dårlig</w:t>
            </w:r>
          </w:p>
        </w:tc>
      </w:tr>
      <w:tr w:rsidR="00CB4BEB"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CB4BEB" w:rsidRPr="0093184F" w:rsidRDefault="00CB4BEB" w:rsidP="003C0924">
            <w:pPr>
              <w:rPr>
                <w:rFonts w:ascii="Trebuchet MS" w:hAnsi="Trebuchet MS"/>
                <w:sz w:val="18"/>
                <w:szCs w:val="18"/>
              </w:rPr>
            </w:pPr>
            <w:bookmarkStart w:id="298"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w:t>
            </w:r>
          </w:p>
        </w:tc>
      </w:tr>
      <w:tr w:rsidR="00CB4BEB"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CB4BEB" w:rsidRPr="0093184F"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Borgergade</w:t>
            </w:r>
          </w:p>
        </w:tc>
      </w:tr>
      <w:tr w:rsidR="00CB4BEB"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cvf_vejkode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cvf_v</w:t>
            </w:r>
            <w:r>
              <w:rPr>
                <w:rFonts w:ascii="Trebuchet MS" w:hAnsi="Trebuchet MS"/>
                <w:sz w:val="18"/>
                <w:szCs w:val="18"/>
              </w:rPr>
              <w:t>ejk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0700460</w:t>
            </w:r>
          </w:p>
        </w:tc>
      </w:tr>
      <w:tr w:rsidR="00CB4BEB"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CB4BEB" w:rsidRPr="0093184F" w:rsidRDefault="00CB4BEB" w:rsidP="003C092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1276" w:type="dxa"/>
            <w:tcBorders>
              <w:top w:val="single" w:sz="4" w:space="0" w:color="auto"/>
              <w:left w:val="single" w:sz="4" w:space="0" w:color="auto"/>
              <w:bottom w:val="nil"/>
              <w:right w:val="single" w:sz="4" w:space="0" w:color="auto"/>
            </w:tcBorders>
          </w:tcPr>
          <w:p w14:paraId="1C7A978E" w14:textId="77777777" w:rsidR="00CB4BEB" w:rsidRPr="00771A0E" w:rsidRDefault="00CB4BEB" w:rsidP="003C092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122C</w:t>
            </w:r>
          </w:p>
        </w:tc>
      </w:tr>
      <w:tr w:rsidR="00CB4BEB"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CB4BEB" w:rsidRPr="0093184F" w:rsidRDefault="00CB4BEB" w:rsidP="003C092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1276" w:type="dxa"/>
            <w:tcBorders>
              <w:top w:val="single" w:sz="4" w:space="0" w:color="auto"/>
              <w:left w:val="single" w:sz="4" w:space="0" w:color="auto"/>
              <w:bottom w:val="nil"/>
              <w:right w:val="single" w:sz="4" w:space="0" w:color="auto"/>
            </w:tcBorders>
          </w:tcPr>
          <w:p w14:paraId="6E0A6CC1" w14:textId="77777777" w:rsidR="00CB4BEB" w:rsidRPr="00771A0E" w:rsidRDefault="00CB4BEB" w:rsidP="003C092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Postnr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8600</w:t>
            </w:r>
          </w:p>
        </w:tc>
      </w:tr>
      <w:tr w:rsidR="00CB4BEB"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postnr_by</w:t>
            </w:r>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CB4BEB" w:rsidRPr="00771A0E" w:rsidRDefault="00CB4BEB" w:rsidP="003C0924">
            <w:pPr>
              <w:rPr>
                <w:rFonts w:ascii="Trebuchet MS" w:hAnsi="Trebuchet MS"/>
                <w:sz w:val="18"/>
                <w:szCs w:val="18"/>
              </w:rPr>
            </w:pPr>
            <w:r>
              <w:rPr>
                <w:rFonts w:ascii="Trebuchet MS" w:hAnsi="Trebuchet MS"/>
                <w:sz w:val="18"/>
                <w:szCs w:val="18"/>
              </w:rPr>
              <w:t>postnr_by</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By der refererer til Postnr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Silkeborg</w:t>
            </w:r>
          </w:p>
        </w:tc>
      </w:tr>
      <w:tr w:rsidR="00CB4BEB" w:rsidRPr="00C920AA"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CB4BEB" w:rsidRPr="00771A0E" w:rsidRDefault="00CB4BEB" w:rsidP="003C0924">
            <w:pPr>
              <w:rPr>
                <w:rFonts w:ascii="Trebuchet MS" w:hAnsi="Trebuchet MS"/>
                <w:sz w:val="18"/>
                <w:szCs w:val="18"/>
              </w:rPr>
            </w:pPr>
            <w:bookmarkStart w:id="299" w:name="_Hlk59518424"/>
            <w:bookmarkEnd w:id="298"/>
            <w:r w:rsidRPr="00771A0E">
              <w:rPr>
                <w:rFonts w:ascii="Trebuchet MS" w:hAnsi="Trebuchet MS"/>
                <w:sz w:val="18"/>
                <w:szCs w:val="18"/>
              </w:rPr>
              <w:t>adr_id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adr_id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CB4BEB" w:rsidRPr="00A96873" w:rsidRDefault="00CB4BEB" w:rsidP="003C092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299"/>
      <w:tr w:rsidR="00CB4BEB"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sag_status_kode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CB4BEB" w:rsidRPr="00C727E1" w:rsidRDefault="00CB4BEB" w:rsidP="003C0924">
            <w:pPr>
              <w:rPr>
                <w:rFonts w:ascii="Trebuchet MS" w:hAnsi="Trebuchet MS"/>
                <w:sz w:val="18"/>
                <w:szCs w:val="18"/>
              </w:rPr>
            </w:pPr>
            <w:r>
              <w:rPr>
                <w:rFonts w:ascii="Trebuchet MS" w:hAnsi="Trebuchet MS"/>
                <w:sz w:val="18"/>
                <w:szCs w:val="18"/>
              </w:rPr>
              <w:t>sag_stat_k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w:t>
            </w:r>
          </w:p>
        </w:tc>
      </w:tr>
      <w:tr w:rsidR="00CB4BEB"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sag_status</w:t>
            </w:r>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CB4BEB" w:rsidRPr="00C727E1" w:rsidRDefault="00CB4BEB" w:rsidP="003C0924">
            <w:pPr>
              <w:rPr>
                <w:rFonts w:ascii="Trebuchet MS" w:hAnsi="Trebuchet MS"/>
                <w:sz w:val="18"/>
                <w:szCs w:val="18"/>
              </w:rPr>
            </w:pPr>
            <w:r>
              <w:rPr>
                <w:rFonts w:ascii="Trebuchet MS" w:hAnsi="Trebuchet MS"/>
                <w:sz w:val="18"/>
                <w:szCs w:val="18"/>
              </w:rPr>
              <w:t>sag_stat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Annulleret</w:t>
            </w:r>
          </w:p>
        </w:tc>
      </w:tr>
      <w:tr w:rsidR="00CB4BEB"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dvfi_bedoemmelse_kode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CB4BEB" w:rsidRPr="00C727E1" w:rsidRDefault="00CB4BEB" w:rsidP="003C0924">
            <w:pPr>
              <w:rPr>
                <w:rFonts w:ascii="Trebuchet MS" w:hAnsi="Trebuchet MS"/>
                <w:sz w:val="18"/>
                <w:szCs w:val="18"/>
              </w:rPr>
            </w:pPr>
            <w:r>
              <w:rPr>
                <w:rFonts w:ascii="Trebuchet MS" w:hAnsi="Trebuchet MS"/>
                <w:sz w:val="18"/>
                <w:szCs w:val="18"/>
              </w:rPr>
              <w:t>dvfi_bed_k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7</w:t>
            </w:r>
          </w:p>
        </w:tc>
      </w:tr>
      <w:tr w:rsidR="00CB4BEB"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dvfi_bedoemmelse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CB4BEB" w:rsidRPr="00C727E1" w:rsidRDefault="00CB4BEB" w:rsidP="003C0924">
            <w:pPr>
              <w:rPr>
                <w:rFonts w:ascii="Trebuchet MS" w:hAnsi="Trebuchet MS"/>
                <w:sz w:val="18"/>
                <w:szCs w:val="18"/>
              </w:rPr>
            </w:pPr>
            <w:r>
              <w:rPr>
                <w:rFonts w:ascii="Trebuchet MS" w:hAnsi="Trebuchet MS"/>
                <w:sz w:val="18"/>
                <w:szCs w:val="18"/>
              </w:rPr>
              <w:t>dvfi_bed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Særdeles god</w:t>
            </w:r>
          </w:p>
        </w:tc>
      </w:tr>
      <w:tr w:rsidR="00CB4BEB"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trussel_vand_kode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CB4BEB" w:rsidRPr="0093184F" w:rsidRDefault="00CB4BEB" w:rsidP="003C092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6</w:t>
            </w:r>
          </w:p>
        </w:tc>
      </w:tr>
      <w:tr w:rsidR="00CB4BEB"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trussel_vand</w:t>
            </w:r>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CB4BEB" w:rsidRPr="0093184F" w:rsidRDefault="00CB4BEB" w:rsidP="003C092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Sandvandring/bundfældning</w:t>
            </w:r>
          </w:p>
        </w:tc>
      </w:tr>
      <w:tr w:rsidR="00CB4BEB"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Eksisterende</w:t>
            </w:r>
          </w:p>
        </w:tc>
      </w:tr>
      <w:tr w:rsidR="00CB4BEB"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hastighed_kode</w:t>
            </w:r>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CB4BEB" w:rsidRPr="0093184F" w:rsidRDefault="00CB4BEB" w:rsidP="003C0924">
            <w:pPr>
              <w:rPr>
                <w:rFonts w:ascii="Trebuchet MS" w:hAnsi="Trebuchet MS"/>
                <w:sz w:val="18"/>
                <w:szCs w:val="18"/>
              </w:rPr>
            </w:pPr>
            <w:r>
              <w:rPr>
                <w:rFonts w:ascii="Trebuchet MS" w:hAnsi="Trebuchet MS"/>
                <w:sz w:val="18"/>
                <w:szCs w:val="18"/>
              </w:rPr>
              <w:t>hastighe</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afstemningsomraade_nr</w:t>
            </w:r>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CB4BEB" w:rsidRPr="00C727E1" w:rsidRDefault="00CB4BEB" w:rsidP="003C0924">
            <w:pPr>
              <w:rPr>
                <w:rFonts w:ascii="Trebuchet MS" w:hAnsi="Trebuchet MS"/>
                <w:sz w:val="18"/>
                <w:szCs w:val="18"/>
              </w:rPr>
            </w:pPr>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4.3.11.X Afstemningsomr_nr/navn </w:t>
            </w:r>
            <w:r w:rsidRPr="00771A0E">
              <w:rPr>
                <w:rFonts w:ascii="Trebuchet MS" w:hAnsi="Trebuchet MS"/>
                <w:sz w:val="18"/>
                <w:szCs w:val="18"/>
              </w:rPr>
              <w:br/>
              <w:t>5 (Unikt i kommunen)</w:t>
            </w:r>
          </w:p>
        </w:tc>
      </w:tr>
      <w:tr w:rsidR="00CB4BEB"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afstem_nav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Østervangsskolen</w:t>
            </w:r>
          </w:p>
        </w:tc>
      </w:tr>
      <w:tr w:rsidR="00CB4BEB"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CB4BEB" w:rsidRPr="00C727E1" w:rsidRDefault="00CB4BEB" w:rsidP="003C0924">
            <w:pPr>
              <w:rPr>
                <w:rFonts w:ascii="Trebuchet MS" w:hAnsi="Trebuchet MS"/>
                <w:sz w:val="18"/>
                <w:szCs w:val="18"/>
              </w:rPr>
            </w:pPr>
            <w:bookmarkStart w:id="300" w:name="_Hlk335054384"/>
            <w:r w:rsidRPr="00C727E1">
              <w:rPr>
                <w:rFonts w:ascii="Trebuchet MS" w:hAnsi="Trebuchet MS"/>
                <w:sz w:val="18"/>
                <w:szCs w:val="18"/>
              </w:rPr>
              <w:t>funktionsstatus_kode</w:t>
            </w:r>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Aktiv</w:t>
            </w:r>
          </w:p>
        </w:tc>
      </w:tr>
      <w:tr w:rsidR="00CB4BEB"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2</w:t>
            </w:r>
          </w:p>
        </w:tc>
      </w:tr>
      <w:tr w:rsidR="00CB4BEB"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Sekundær</w:t>
            </w:r>
          </w:p>
        </w:tc>
      </w:tr>
      <w:tr w:rsidR="00CB4BEB"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fors_omr_type_kode</w:t>
            </w:r>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Fremtidige forsyningsområder</w:t>
            </w:r>
          </w:p>
        </w:tc>
      </w:tr>
      <w:tr w:rsidR="00CB4BEB"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Dal ved Bryrup</w:t>
            </w:r>
          </w:p>
        </w:tc>
      </w:tr>
      <w:tr w:rsidR="00CB4BEB"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611-20-0022-00</w:t>
            </w:r>
          </w:p>
        </w:tc>
      </w:tr>
      <w:tr w:rsidR="00CB4BEB"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Vinterslevsvandværk I/S</w:t>
            </w:r>
          </w:p>
        </w:tc>
      </w:tr>
      <w:tr w:rsidR="00CB4BEB"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Park</w:t>
            </w:r>
          </w:p>
        </w:tc>
      </w:tr>
      <w:tr w:rsidR="00CB4BEB"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Mekanisk</w:t>
            </w:r>
          </w:p>
        </w:tc>
      </w:tr>
      <w:tr w:rsidR="00CB4BEB"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4</w:t>
            </w:r>
          </w:p>
        </w:tc>
      </w:tr>
      <w:tr w:rsidR="00CB4BEB"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100+</w:t>
            </w:r>
          </w:p>
        </w:tc>
      </w:tr>
      <w:tr w:rsidR="00CB4BEB"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trin_kode</w:t>
            </w:r>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w:t>
            </w:r>
          </w:p>
        </w:tc>
      </w:tr>
      <w:tr w:rsidR="00CB4BEB"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Klassetrin på skole klasse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10.klasse</w:t>
            </w:r>
          </w:p>
        </w:tc>
      </w:tr>
      <w:tr w:rsidR="00CB4BEB"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Uden belægning</w:t>
            </w:r>
          </w:p>
        </w:tc>
      </w:tr>
      <w:tr w:rsidR="00CB4BEB"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r>
      <w:tr w:rsidR="00CB4BEB"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1020</w:t>
            </w:r>
          </w:p>
        </w:tc>
      </w:tr>
      <w:bookmarkEnd w:id="300"/>
      <w:tr w:rsidR="00CB4BEB"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Amerikansk knivmusling</w:t>
            </w:r>
          </w:p>
        </w:tc>
      </w:tr>
      <w:tr w:rsidR="00CB4BEB"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CB4BEB" w:rsidRPr="00C727E1" w:rsidRDefault="00CB4BEB" w:rsidP="003C0924">
            <w:pPr>
              <w:rPr>
                <w:rFonts w:ascii="Trebuchet MS" w:hAnsi="Trebuchet MS"/>
                <w:sz w:val="18"/>
                <w:szCs w:val="18"/>
              </w:rPr>
            </w:pPr>
            <w:r>
              <w:rPr>
                <w:rFonts w:ascii="Trebuchet MS" w:hAnsi="Trebuchet MS"/>
                <w:sz w:val="18"/>
                <w:szCs w:val="18"/>
              </w:rPr>
              <w:t>ia_latin</w:t>
            </w:r>
            <w:r w:rsidRPr="00C727E1">
              <w:rPr>
                <w:rFonts w:ascii="Trebuchet MS" w:hAnsi="Trebuchet MS"/>
                <w:sz w:val="18"/>
                <w:szCs w:val="18"/>
              </w:rPr>
              <w:t>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Ensis americanus</w:t>
            </w:r>
          </w:p>
        </w:tc>
      </w:tr>
      <w:tr w:rsidR="00CB4BEB"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Dyreriget</w:t>
            </w:r>
          </w:p>
        </w:tc>
      </w:tr>
      <w:tr w:rsidR="00CB4BEB"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kotesystem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2</w:t>
            </w:r>
          </w:p>
        </w:tc>
      </w:tr>
      <w:tr w:rsidR="00CB4BEB"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Hvilket kotesystem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DNN</w:t>
            </w:r>
          </w:p>
        </w:tc>
      </w:tr>
      <w:tr w:rsidR="00CB4BEB"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lastRenderedPageBreak/>
              <w:t>ansva_v_k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CB4BEB" w:rsidRPr="00C727E1" w:rsidRDefault="00CB4BEB" w:rsidP="003C0924">
            <w:pPr>
              <w:rPr>
                <w:rFonts w:ascii="Trebuchet MS" w:hAnsi="Trebuchet MS"/>
                <w:sz w:val="18"/>
                <w:szCs w:val="18"/>
              </w:rPr>
            </w:pPr>
            <w:r w:rsidRPr="00B131DD">
              <w:rPr>
                <w:rFonts w:ascii="Trebuchet MS" w:hAnsi="Trebuchet MS"/>
                <w:sz w:val="18"/>
                <w:szCs w:val="18"/>
              </w:rPr>
              <w:t>Kodetal for overordnet ansvar for vedligehold</w:t>
            </w:r>
            <w:r w:rsidR="001A42CE">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w:t>
            </w:r>
          </w:p>
        </w:tc>
      </w:tr>
      <w:tr w:rsidR="00CB4BEB"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Privat/forening</w:t>
            </w:r>
          </w:p>
        </w:tc>
      </w:tr>
      <w:tr w:rsidR="00CB4BEB"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CB4BEB" w:rsidRPr="0051728E" w:rsidRDefault="00CB4BEB" w:rsidP="003C092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CB4BEB" w:rsidRPr="00353B49"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301" w:name="_3.2_Forklaring_til"/>
      <w:bookmarkStart w:id="302" w:name="_Toc292448050"/>
      <w:bookmarkStart w:id="303" w:name="_Toc292448219"/>
      <w:bookmarkStart w:id="304" w:name="_Toc292692148"/>
      <w:bookmarkStart w:id="305" w:name="_Toc292713275"/>
      <w:bookmarkStart w:id="306" w:name="_Toc292865161"/>
      <w:bookmarkStart w:id="307" w:name="_Toc63351386"/>
      <w:bookmarkStart w:id="308" w:name="_Toc68694262"/>
      <w:bookmarkEnd w:id="301"/>
      <w:r>
        <w:t>4</w:t>
      </w:r>
      <w:r w:rsidRPr="00A32757">
        <w:t>.2 Forklaring til felter</w:t>
      </w:r>
      <w:bookmarkEnd w:id="302"/>
      <w:bookmarkEnd w:id="303"/>
      <w:bookmarkEnd w:id="304"/>
      <w:bookmarkEnd w:id="305"/>
      <w:bookmarkEnd w:id="306"/>
      <w:bookmarkEnd w:id="307"/>
      <w:bookmarkEnd w:id="3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w:t>
            </w:r>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r>
              <w:rPr>
                <w:rFonts w:ascii="Trebuchet MS" w:hAnsi="Trebuchet MS"/>
                <w:sz w:val="18"/>
                <w:szCs w:val="18"/>
              </w:rPr>
              <w:t>Geofafoto</w:t>
            </w:r>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w:t>
            </w:r>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Sagsnr</w:t>
            </w:r>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lastRenderedPageBreak/>
              <w:t>Ejerstatus_kode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r w:rsidRPr="0093184F">
              <w:rPr>
                <w:rFonts w:ascii="Trebuchet MS" w:hAnsi="Trebuchet MS"/>
                <w:sz w:val="18"/>
                <w:szCs w:val="18"/>
              </w:rPr>
              <w:t>CVF_Vejkode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6"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Husnr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Postnr_by</w:t>
            </w:r>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Adr_id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Fors_omr_type_kode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klasse trin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 trin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Hvor handicapeget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kotesystem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Ansva_v_k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309" w:name="_Toc292448051"/>
      <w:bookmarkStart w:id="310" w:name="_Toc292448220"/>
      <w:bookmarkStart w:id="311" w:name="_Toc292692149"/>
      <w:bookmarkStart w:id="312" w:name="_Toc292713276"/>
      <w:bookmarkStart w:id="313" w:name="_Toc292865162"/>
      <w:bookmarkStart w:id="314" w:name="_Toc63351387"/>
      <w:bookmarkStart w:id="315" w:name="_Toc68694263"/>
      <w:r>
        <w:t>4</w:t>
      </w:r>
      <w:r w:rsidRPr="00A32757">
        <w:t>.3 Kodelister (Standardiserede felter i datasæt specifikke datamodeller)</w:t>
      </w:r>
      <w:bookmarkEnd w:id="309"/>
      <w:bookmarkEnd w:id="310"/>
      <w:bookmarkEnd w:id="311"/>
      <w:bookmarkEnd w:id="312"/>
      <w:bookmarkEnd w:id="313"/>
      <w:bookmarkEnd w:id="314"/>
      <w:bookmarkEnd w:id="315"/>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316" w:name="_Toc292448052"/>
      <w:bookmarkStart w:id="317" w:name="_Toc292448221"/>
      <w:bookmarkStart w:id="318" w:name="_Toc292692150"/>
      <w:bookmarkStart w:id="319" w:name="_Toc292713277"/>
      <w:bookmarkStart w:id="320" w:name="_Toc292865163"/>
      <w:bookmarkStart w:id="321" w:name="_Toc63351388"/>
      <w:bookmarkStart w:id="322" w:name="_Toc68694264"/>
      <w:r>
        <w:t>4.3.1</w:t>
      </w:r>
      <w:r w:rsidRPr="00A32757">
        <w:t xml:space="preserve"> Ja_Nej</w:t>
      </w:r>
      <w:bookmarkEnd w:id="316"/>
      <w:bookmarkEnd w:id="317"/>
      <w:bookmarkEnd w:id="318"/>
      <w:bookmarkEnd w:id="319"/>
      <w:bookmarkEnd w:id="320"/>
      <w:r>
        <w:t xml:space="preserve"> (</w:t>
      </w:r>
      <w:r w:rsidRPr="004D056C">
        <w:t>d_basis_ja_nej</w:t>
      </w:r>
      <w:r>
        <w:t>)</w:t>
      </w:r>
      <w:bookmarkEnd w:id="321"/>
      <w:bookmarkEnd w:id="3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ja_nej_kode</w:t>
            </w:r>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w:t>
            </w:r>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323" w:name="_Toc292448053"/>
      <w:bookmarkStart w:id="324" w:name="_Toc292448222"/>
      <w:bookmarkStart w:id="325" w:name="_Toc292692151"/>
      <w:bookmarkStart w:id="326" w:name="_Toc292713278"/>
      <w:bookmarkStart w:id="327" w:name="_Toc292865164"/>
      <w:bookmarkStart w:id="328" w:name="_Toc63351389"/>
    </w:p>
    <w:p w14:paraId="2310E22B" w14:textId="27B693AB" w:rsidR="00CB4BEB" w:rsidRPr="00A32757" w:rsidRDefault="00CB4BEB" w:rsidP="00CB4BEB">
      <w:pPr>
        <w:pStyle w:val="Overskrift3"/>
        <w:rPr>
          <w:b/>
          <w:szCs w:val="20"/>
        </w:rPr>
      </w:pPr>
      <w:bookmarkStart w:id="329" w:name="_Toc68694265"/>
      <w:r>
        <w:t>4</w:t>
      </w:r>
      <w:r w:rsidRPr="00A32757">
        <w:t>.3.</w:t>
      </w:r>
      <w:r>
        <w:t>2</w:t>
      </w:r>
      <w:r w:rsidRPr="00A32757">
        <w:t xml:space="preserve"> </w:t>
      </w:r>
      <w:r>
        <w:t>Ejerstatus</w:t>
      </w:r>
      <w:bookmarkEnd w:id="323"/>
      <w:bookmarkEnd w:id="324"/>
      <w:bookmarkEnd w:id="325"/>
      <w:bookmarkEnd w:id="326"/>
      <w:bookmarkEnd w:id="327"/>
      <w:r>
        <w:t xml:space="preserve"> (</w:t>
      </w:r>
      <w:r w:rsidRPr="004D056C">
        <w:t>d_basis_ejerstatus</w:t>
      </w:r>
      <w:r>
        <w:t>)</w:t>
      </w:r>
      <w:bookmarkEnd w:id="328"/>
      <w:bookmarkEnd w:id="3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ejerstatus_kode</w:t>
            </w:r>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330" w:name="_Toc292448054"/>
      <w:bookmarkStart w:id="331" w:name="_Toc292448223"/>
      <w:bookmarkStart w:id="332" w:name="_Toc292692152"/>
      <w:bookmarkStart w:id="333" w:name="_Toc292713279"/>
      <w:bookmarkStart w:id="334" w:name="_Toc292865165"/>
      <w:bookmarkStart w:id="335" w:name="_Toc63351390"/>
    </w:p>
    <w:p w14:paraId="162438AA" w14:textId="19744E01" w:rsidR="00CB4BEB" w:rsidRPr="00A32757" w:rsidRDefault="00CB4BEB" w:rsidP="00CB4BEB">
      <w:pPr>
        <w:pStyle w:val="Overskrift3"/>
        <w:rPr>
          <w:b/>
          <w:szCs w:val="20"/>
        </w:rPr>
      </w:pPr>
      <w:bookmarkStart w:id="336" w:name="_Toc68694266"/>
      <w:r>
        <w:t>4</w:t>
      </w:r>
      <w:r w:rsidRPr="00A32757">
        <w:t>.3.</w:t>
      </w:r>
      <w:r>
        <w:t>3</w:t>
      </w:r>
      <w:r w:rsidRPr="00A32757">
        <w:t xml:space="preserve"> </w:t>
      </w:r>
      <w:r>
        <w:t>Tilstand</w:t>
      </w:r>
      <w:bookmarkEnd w:id="330"/>
      <w:bookmarkEnd w:id="331"/>
      <w:bookmarkEnd w:id="332"/>
      <w:bookmarkEnd w:id="333"/>
      <w:bookmarkEnd w:id="334"/>
      <w:r>
        <w:t xml:space="preserve"> (</w:t>
      </w:r>
      <w:r w:rsidRPr="004D056C">
        <w:t>d_basis_tilstand</w:t>
      </w:r>
      <w:r>
        <w:t>)</w:t>
      </w:r>
      <w:bookmarkEnd w:id="335"/>
      <w:bookmarkEnd w:id="3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tilstand_kode</w:t>
            </w:r>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337" w:name="_Toc63351391"/>
    </w:p>
    <w:p w14:paraId="04AB621D" w14:textId="550BD884" w:rsidR="00CB4BEB" w:rsidRDefault="00CB4BEB" w:rsidP="00CB4BEB">
      <w:pPr>
        <w:pStyle w:val="Overskrift3"/>
      </w:pPr>
      <w:bookmarkStart w:id="338" w:name="_Toc68694267"/>
      <w:r w:rsidRPr="00814359">
        <w:t>4.3.4 Vejkode/-navn (d_vejnavn)</w:t>
      </w:r>
      <w:bookmarkEnd w:id="337"/>
      <w:bookmarkEnd w:id="338"/>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cvf_vejkode</w:t>
            </w:r>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postnr</w:t>
            </w:r>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339" w:name="_Toc63351393"/>
    </w:p>
    <w:p w14:paraId="2958F5F6" w14:textId="7DEB0584" w:rsidR="00CB4BEB" w:rsidRDefault="00CB4BEB" w:rsidP="00CB4BEB">
      <w:pPr>
        <w:pStyle w:val="Overskrift3"/>
      </w:pPr>
      <w:bookmarkStart w:id="340" w:name="_Toc68694268"/>
      <w:r>
        <w:t>4.3.6</w:t>
      </w:r>
      <w:r w:rsidRPr="00A32757">
        <w:t xml:space="preserve"> </w:t>
      </w:r>
      <w:r>
        <w:t>Sag_Status (</w:t>
      </w:r>
      <w:r w:rsidRPr="004D056C">
        <w:t>d_basis_sag_status</w:t>
      </w:r>
      <w:r>
        <w:t>)</w:t>
      </w:r>
      <w:bookmarkEnd w:id="339"/>
      <w:bookmarkEnd w:id="3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sag_status_kode</w:t>
            </w:r>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w:t>
            </w:r>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341" w:name="_Toc63351394"/>
    </w:p>
    <w:p w14:paraId="4B25B741" w14:textId="5A7E34AD" w:rsidR="00CB4BEB" w:rsidRDefault="00CB4BEB" w:rsidP="00CB4BEB">
      <w:pPr>
        <w:pStyle w:val="Overskrift3"/>
      </w:pPr>
      <w:bookmarkStart w:id="342" w:name="_Toc68694269"/>
      <w:r>
        <w:t>4.3.7</w:t>
      </w:r>
      <w:r w:rsidRPr="00A32757">
        <w:t xml:space="preserve"> </w:t>
      </w:r>
      <w:r>
        <w:t>DVFI_Bedømmelse (</w:t>
      </w:r>
      <w:r w:rsidRPr="004D056C">
        <w:t>d_basis_dvfi_bedoemmelse</w:t>
      </w:r>
      <w:r>
        <w:t>)</w:t>
      </w:r>
      <w:bookmarkEnd w:id="341"/>
      <w:bookmarkEnd w:id="3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dvfi_bedoemmelse_kode</w:t>
            </w:r>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w:t>
            </w:r>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343" w:name="_Toc63351395"/>
    </w:p>
    <w:p w14:paraId="06897553" w14:textId="3DBA738A" w:rsidR="00CB4BEB" w:rsidRDefault="00CB4BEB" w:rsidP="00CB4BEB">
      <w:pPr>
        <w:pStyle w:val="Overskrift3"/>
      </w:pPr>
      <w:bookmarkStart w:id="344" w:name="_Toc68694270"/>
      <w:r w:rsidRPr="007C755A">
        <w:t>4.3.8 Trussel_vand (d_basis_trussel_vand)</w:t>
      </w:r>
      <w:bookmarkEnd w:id="343"/>
      <w:bookmarkEnd w:id="3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trussel_vand_kode</w:t>
            </w:r>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w:t>
            </w:r>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området/søoplandet.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345" w:name="_Toc63351396"/>
    </w:p>
    <w:p w14:paraId="705392A7" w14:textId="236CA257" w:rsidR="00CB4BEB" w:rsidRDefault="00CB4BEB" w:rsidP="00CB4BEB">
      <w:pPr>
        <w:pStyle w:val="Overskrift3"/>
      </w:pPr>
      <w:bookmarkStart w:id="346" w:name="_Toc68694271"/>
      <w:r>
        <w:t>4.3.9</w:t>
      </w:r>
      <w:r w:rsidRPr="001069C8">
        <w:t xml:space="preserve"> Planstatus</w:t>
      </w:r>
      <w:r>
        <w:t xml:space="preserve"> (</w:t>
      </w:r>
      <w:r w:rsidRPr="004D056C">
        <w:t>d_basis_ planstatus</w:t>
      </w:r>
      <w:r>
        <w:t>)</w:t>
      </w:r>
      <w:bookmarkEnd w:id="345"/>
      <w:bookmarkEnd w:id="3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planstatus_kode</w:t>
            </w:r>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r w:rsidR="00CB4BEB" w:rsidRPr="000B1DC6" w14:paraId="2CB73A66"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3CE284D8"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99</w:t>
            </w:r>
          </w:p>
        </w:tc>
        <w:tc>
          <w:tcPr>
            <w:tcW w:w="2603" w:type="dxa"/>
            <w:tcBorders>
              <w:top w:val="single" w:sz="4" w:space="0" w:color="auto"/>
              <w:left w:val="single" w:sz="4" w:space="0" w:color="auto"/>
              <w:bottom w:val="single" w:sz="4" w:space="0" w:color="auto"/>
            </w:tcBorders>
            <w:shd w:val="clear" w:color="auto" w:fill="FFFFFF"/>
            <w:vAlign w:val="bottom"/>
          </w:tcPr>
          <w:p w14:paraId="590F1813"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331B874A"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4221FB6C"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Ukendt/Manglende viden</w:t>
            </w:r>
          </w:p>
        </w:tc>
      </w:tr>
    </w:tbl>
    <w:p w14:paraId="1905049F" w14:textId="77777777" w:rsidR="00035F4A" w:rsidRPr="00035F4A" w:rsidRDefault="00035F4A" w:rsidP="00035F4A">
      <w:pPr>
        <w:rPr>
          <w:rFonts w:ascii="Trebuchet MS" w:hAnsi="Trebuchet MS" w:cs="Trebuchet MS"/>
          <w:sz w:val="18"/>
          <w:szCs w:val="18"/>
        </w:rPr>
      </w:pPr>
      <w:bookmarkStart w:id="347" w:name="_Toc63351397"/>
    </w:p>
    <w:p w14:paraId="0C481E92" w14:textId="708EFEFB" w:rsidR="00CB4BEB" w:rsidRDefault="00CB4BEB" w:rsidP="00CB4BEB">
      <w:pPr>
        <w:pStyle w:val="Overskrift3"/>
      </w:pPr>
      <w:bookmarkStart w:id="348" w:name="_Toc68694272"/>
      <w:r>
        <w:t xml:space="preserve">4.3.10 </w:t>
      </w:r>
      <w:r w:rsidRPr="001069C8">
        <w:t>Hastighed</w:t>
      </w:r>
      <w:r>
        <w:t xml:space="preserve"> (</w:t>
      </w:r>
      <w:r w:rsidRPr="004D056C">
        <w:t>d_basis_ hastighed</w:t>
      </w:r>
      <w:r>
        <w:t>)</w:t>
      </w:r>
      <w:bookmarkEnd w:id="347"/>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hastighed_kode</w:t>
            </w:r>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349" w:name="_Toc63351398"/>
    </w:p>
    <w:p w14:paraId="0E901CD7" w14:textId="6DEE5391" w:rsidR="00CB4BEB" w:rsidRDefault="00CB4BEB" w:rsidP="00CB4BEB">
      <w:pPr>
        <w:pStyle w:val="Overskrift3"/>
      </w:pPr>
      <w:bookmarkStart w:id="350" w:name="_Toc68694273"/>
      <w:r w:rsidRPr="005B14F5">
        <w:t>4.3.11 Afstemningsområde_nr/navn (d_basis_afstemningsomraade)</w:t>
      </w:r>
      <w:bookmarkEnd w:id="349"/>
      <w:bookmarkEnd w:id="350"/>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afstemningsomraade_nr</w:t>
            </w:r>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afstemningsomraade_navn</w:t>
            </w:r>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351" w:name="_Toc63351399"/>
    </w:p>
    <w:p w14:paraId="062F5377" w14:textId="77777777" w:rsidR="00CB4BEB" w:rsidRPr="004D056C" w:rsidRDefault="00CB4BEB" w:rsidP="00CB4BEB">
      <w:pPr>
        <w:pStyle w:val="Overskrift3"/>
      </w:pPr>
      <w:bookmarkStart w:id="352" w:name="_Toc63351401"/>
      <w:bookmarkStart w:id="353" w:name="_Toc68694274"/>
      <w:bookmarkEnd w:id="351"/>
      <w:r w:rsidRPr="004D056C">
        <w:t>4.3.14 Postnr (d_basis_ postnr)</w:t>
      </w:r>
      <w:bookmarkEnd w:id="352"/>
      <w:bookmarkEnd w:id="353"/>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w:t>
            </w:r>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postnr_by</w:t>
            </w:r>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354" w:name="_Toc63351402"/>
    </w:p>
    <w:p w14:paraId="56BDC803" w14:textId="1B50E26A" w:rsidR="00CB4BEB" w:rsidRPr="007C755A" w:rsidRDefault="00CB4BEB" w:rsidP="00CB4BEB">
      <w:pPr>
        <w:pStyle w:val="Overskrift3"/>
      </w:pPr>
      <w:bookmarkStart w:id="355" w:name="_Toc68694275"/>
      <w:r w:rsidRPr="007C755A">
        <w:t>4.3.15 Funktionsstatus (d_basis_funktionsstatus)</w:t>
      </w:r>
      <w:bookmarkEnd w:id="354"/>
      <w:bookmarkEnd w:id="3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funktionsstatus_kode</w:t>
            </w:r>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356" w:name="_Toc63351403"/>
    </w:p>
    <w:p w14:paraId="0E77A5D3" w14:textId="7AE1E389" w:rsidR="00CB4BEB" w:rsidRPr="007C755A" w:rsidRDefault="00CB4BEB" w:rsidP="00CB4BEB">
      <w:pPr>
        <w:pStyle w:val="Overskrift3"/>
      </w:pPr>
      <w:bookmarkStart w:id="357" w:name="_Toc68694276"/>
      <w:r w:rsidRPr="007C755A">
        <w:t>4.3.16 Magasin (d_basis_magasin)</w:t>
      </w:r>
      <w:bookmarkEnd w:id="356"/>
      <w:bookmarkEnd w:id="3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magasin_kode</w:t>
            </w:r>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358" w:name="_Toc63351404"/>
    </w:p>
    <w:p w14:paraId="22863BB9" w14:textId="6615157F" w:rsidR="00CB4BEB" w:rsidRPr="00E45822" w:rsidRDefault="00CB4BEB" w:rsidP="00CB4BEB">
      <w:pPr>
        <w:pStyle w:val="Overskrift3"/>
      </w:pPr>
      <w:bookmarkStart w:id="359" w:name="_Toc68694277"/>
      <w:r w:rsidRPr="00E45822">
        <w:t>4.3.17 Fors_omr_type (d_basis_fors_omr_type)</w:t>
      </w:r>
      <w:bookmarkEnd w:id="358"/>
      <w:bookmarkEnd w:id="359"/>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fors_omr_type_kode</w:t>
            </w:r>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fors_omr_type</w:t>
            </w:r>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360" w:name="_Toc63351405"/>
    </w:p>
    <w:p w14:paraId="654F253C" w14:textId="791EBA39" w:rsidR="00CB4BEB" w:rsidRPr="007C755A" w:rsidRDefault="00CB4BEB" w:rsidP="00CB4BEB">
      <w:pPr>
        <w:pStyle w:val="Overskrift3"/>
      </w:pPr>
      <w:bookmarkStart w:id="361" w:name="_Toc68694278"/>
      <w:r w:rsidRPr="007C755A">
        <w:t>4.3.18 Område (d_basis_omraade)</w:t>
      </w:r>
      <w:bookmarkEnd w:id="360"/>
      <w:bookmarkEnd w:id="3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omraade_nr</w:t>
            </w:r>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w:t>
            </w:r>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cvr_kode</w:t>
            </w:r>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362" w:name="_Toc63351406"/>
      <w:bookmarkStart w:id="363" w:name="_Toc335392134"/>
    </w:p>
    <w:p w14:paraId="3CE9DFEC" w14:textId="32920CBC" w:rsidR="00CB4BEB" w:rsidRPr="007C755A" w:rsidRDefault="00CB4BEB" w:rsidP="00CB4BEB">
      <w:pPr>
        <w:pStyle w:val="Overskrift3"/>
      </w:pPr>
      <w:bookmarkStart w:id="364" w:name="_Toc68694279"/>
      <w:r w:rsidRPr="007C755A">
        <w:t>4.3.19 Vandv_nr (d_basis_vandv_nr)</w:t>
      </w:r>
      <w:bookmarkEnd w:id="362"/>
      <w:bookmarkEnd w:id="3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vandv_nr</w:t>
            </w:r>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w:t>
            </w:r>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365" w:name="_Toc63351407"/>
    </w:p>
    <w:p w14:paraId="35A05FEA" w14:textId="0ACC513F" w:rsidR="00CB4BEB" w:rsidRPr="003A52C1" w:rsidRDefault="00CB4BEB" w:rsidP="00CB4BEB">
      <w:pPr>
        <w:pStyle w:val="Overskrift3"/>
      </w:pPr>
      <w:bookmarkStart w:id="366" w:name="_Toc68694280"/>
      <w:r w:rsidRPr="003A52C1">
        <w:t>4.3.20 Driftniv  (d_basis_driftniv)</w:t>
      </w:r>
      <w:bookmarkEnd w:id="365"/>
      <w:bookmarkEnd w:id="3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driftniv</w:t>
            </w:r>
            <w:r w:rsidRPr="003A52C1">
              <w:rPr>
                <w:rFonts w:ascii="Trebuchet MS" w:hAnsi="Trebuchet MS" w:cs="Trebuchet MS"/>
                <w:b/>
                <w:bCs/>
                <w:sz w:val="18"/>
                <w:szCs w:val="18"/>
              </w:rPr>
              <w:t>_kode</w:t>
            </w:r>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r w:rsidRPr="007C755A">
              <w:rPr>
                <w:rFonts w:ascii="Trebuchet MS" w:hAnsi="Trebuchet MS"/>
                <w:b/>
                <w:sz w:val="18"/>
                <w:szCs w:val="18"/>
              </w:rPr>
              <w:t>Driftn</w:t>
            </w:r>
            <w:r w:rsidRPr="00602892">
              <w:rPr>
                <w:rFonts w:ascii="Trebuchet MS" w:hAnsi="Trebuchet MS"/>
                <w:b/>
                <w:sz w:val="18"/>
                <w:szCs w:val="18"/>
              </w:rPr>
              <w:t>iv</w:t>
            </w:r>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367" w:name="_Toc63351408"/>
    </w:p>
    <w:p w14:paraId="0B9EEF6E" w14:textId="6D3C5E67" w:rsidR="00CB4BEB" w:rsidRPr="003A52C1" w:rsidRDefault="00CB4BEB" w:rsidP="00CB4BEB">
      <w:pPr>
        <w:pStyle w:val="Overskrift3"/>
      </w:pPr>
      <w:bookmarkStart w:id="368" w:name="_Toc68694281"/>
      <w:r w:rsidRPr="003A52C1">
        <w:t>4.3.21 Ukrudtsbek (d_basis_ukrudtsbek)</w:t>
      </w:r>
      <w:bookmarkEnd w:id="367"/>
      <w:bookmarkEnd w:id="3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ukrudtsbek</w:t>
            </w:r>
            <w:r w:rsidRPr="003A52C1">
              <w:rPr>
                <w:rFonts w:ascii="Trebuchet MS" w:hAnsi="Trebuchet MS" w:cs="Trebuchet MS"/>
                <w:b/>
                <w:bCs/>
                <w:sz w:val="18"/>
                <w:szCs w:val="18"/>
              </w:rPr>
              <w:t>_kode</w:t>
            </w:r>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r w:rsidRPr="007C755A">
              <w:rPr>
                <w:rFonts w:ascii="Trebuchet MS" w:hAnsi="Trebuchet MS"/>
                <w:b/>
                <w:sz w:val="18"/>
                <w:szCs w:val="18"/>
              </w:rPr>
              <w:t>Ukrudtsbek</w:t>
            </w:r>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369" w:name="_Toc63351409"/>
    </w:p>
    <w:p w14:paraId="752BA0D7" w14:textId="37A1B8AF" w:rsidR="00CB4BEB" w:rsidRPr="003A52C1" w:rsidRDefault="00CB4BEB" w:rsidP="00CB4BEB">
      <w:pPr>
        <w:pStyle w:val="Overskrift3"/>
      </w:pPr>
      <w:bookmarkStart w:id="370" w:name="_Toc68694282"/>
      <w:r w:rsidRPr="003A52C1">
        <w:t>4.3.22 Antal</w:t>
      </w:r>
      <w:r w:rsidRPr="003A52C1">
        <w:rPr>
          <w:rStyle w:val="TypografiOverskrift4BrugerdefineretfarveRGB0Tegn"/>
          <w:rFonts w:eastAsiaTheme="majorEastAsia"/>
          <w:b w:val="0"/>
          <w:sz w:val="28"/>
        </w:rPr>
        <w:t xml:space="preserve"> </w:t>
      </w:r>
      <w:r w:rsidRPr="003A52C1">
        <w:t>(d_basis_antal)</w:t>
      </w:r>
      <w:bookmarkEnd w:id="369"/>
      <w:bookmarkEnd w:id="3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antal_kode</w:t>
            </w:r>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371" w:name="_Toc63351410"/>
    </w:p>
    <w:p w14:paraId="0C5B3506" w14:textId="208A8355" w:rsidR="00CB4BEB" w:rsidRPr="0043344B" w:rsidRDefault="00CB4BEB" w:rsidP="00CB4BEB">
      <w:pPr>
        <w:pStyle w:val="Overskrift3"/>
      </w:pPr>
      <w:bookmarkStart w:id="372" w:name="_Toc68694283"/>
      <w:r w:rsidRPr="0043344B">
        <w:t>4.3.23 Trin</w:t>
      </w:r>
      <w:r w:rsidRPr="0043344B">
        <w:rPr>
          <w:rStyle w:val="TypografiOverskrift4BrugerdefineretfarveRGB0Tegn"/>
          <w:rFonts w:eastAsiaTheme="majorEastAsia"/>
        </w:rPr>
        <w:t xml:space="preserve"> </w:t>
      </w:r>
      <w:r w:rsidRPr="0043344B">
        <w:t>(d_basis_trin)</w:t>
      </w:r>
      <w:bookmarkEnd w:id="371"/>
      <w:bookmarkEnd w:id="3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trin_kode</w:t>
            </w:r>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373" w:name="_Toc63351411"/>
    </w:p>
    <w:p w14:paraId="381C45D7" w14:textId="59AD2090" w:rsidR="00CB4BEB" w:rsidRPr="00BD2F3F" w:rsidRDefault="00CB4BEB" w:rsidP="00CB4BEB">
      <w:pPr>
        <w:pStyle w:val="Overskrift3"/>
      </w:pPr>
      <w:bookmarkStart w:id="374" w:name="_Toc68694284"/>
      <w:r w:rsidRPr="00BD2F3F">
        <w:t>4.3.24 Belægning</w:t>
      </w:r>
      <w:r w:rsidRPr="00BD2F3F">
        <w:rPr>
          <w:rStyle w:val="TypografiOverskrift4BrugerdefineretfarveRGB0Tegn"/>
          <w:rFonts w:eastAsiaTheme="majorEastAsia"/>
          <w:b w:val="0"/>
          <w:sz w:val="28"/>
        </w:rPr>
        <w:t xml:space="preserve"> </w:t>
      </w:r>
      <w:r w:rsidRPr="00BD2F3F">
        <w:t>(d_basis_belaegning)</w:t>
      </w:r>
      <w:bookmarkEnd w:id="373"/>
      <w:bookmarkEnd w:id="3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belaegning_kode</w:t>
            </w:r>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w:t>
            </w:r>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375" w:name="_Toc63351412"/>
    </w:p>
    <w:p w14:paraId="3AD4C72E" w14:textId="2E53EA60" w:rsidR="00CB4BEB" w:rsidRPr="00BD2F3F" w:rsidRDefault="00CB4BEB" w:rsidP="00CB4BEB">
      <w:pPr>
        <w:pStyle w:val="Overskrift3"/>
      </w:pPr>
      <w:bookmarkStart w:id="376" w:name="_Toc68694285"/>
      <w:r w:rsidRPr="00BD2F3F">
        <w:t>4.3.25 Handicapegnet</w:t>
      </w:r>
      <w:r w:rsidRPr="00BD2F3F">
        <w:rPr>
          <w:rStyle w:val="TypografiOverskrift4BrugerdefineretfarveRGB0Tegn"/>
          <w:rFonts w:eastAsiaTheme="majorEastAsia"/>
          <w:b w:val="0"/>
          <w:sz w:val="28"/>
        </w:rPr>
        <w:t xml:space="preserve"> </w:t>
      </w:r>
      <w:r w:rsidRPr="00BD2F3F">
        <w:t>(d_basis_handicapegnet)</w:t>
      </w:r>
      <w:bookmarkEnd w:id="375"/>
      <w:bookmarkEnd w:id="376"/>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handicapegnet_kode</w:t>
            </w:r>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377" w:name="_Toc63351413"/>
    </w:p>
    <w:p w14:paraId="5518B375" w14:textId="6A5B1493" w:rsidR="00CB4BEB" w:rsidRPr="00BD2F3F" w:rsidRDefault="00CB4BEB" w:rsidP="00CB4BEB">
      <w:pPr>
        <w:pStyle w:val="Overskrift3"/>
        <w:rPr>
          <w:rFonts w:ascii="Calibri" w:hAnsi="Calibri"/>
        </w:rPr>
      </w:pPr>
      <w:bookmarkStart w:id="378" w:name="_Toc68694286"/>
      <w:r w:rsidRPr="00BD2F3F">
        <w:t>4.3.26 Invasiv art</w:t>
      </w:r>
      <w:r w:rsidRPr="00BD2F3F">
        <w:rPr>
          <w:rStyle w:val="TypografiOverskrift4BrugerdefineretfarveRGB0Tegn"/>
          <w:rFonts w:eastAsiaTheme="majorEastAsia"/>
          <w:b w:val="0"/>
          <w:sz w:val="28"/>
        </w:rPr>
        <w:t xml:space="preserve"> </w:t>
      </w:r>
      <w:r w:rsidRPr="00BD2F3F">
        <w:t>(d_basis_invasivart)</w:t>
      </w:r>
      <w:bookmarkEnd w:id="377"/>
      <w:bookmarkEnd w:id="378"/>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invasivart_kode</w:t>
            </w:r>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ia_dansknavn</w:t>
            </w:r>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ia_latinsknavn</w:t>
            </w:r>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ia_rige</w:t>
            </w:r>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Ensis americanus</w:t>
            </w:r>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Mnemiopsis leidyi</w:t>
            </w:r>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Skarveand</w:t>
            </w:r>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Oxyura jamaicensis</w:t>
            </w:r>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Ondatra zibethicus</w:t>
            </w:r>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Rattus norvegicus</w:t>
            </w:r>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Branta canadensis</w:t>
            </w:r>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Galizisk sumpkrebs/Tyrkerkrebs</w:t>
            </w:r>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r w:rsidRPr="00BD2F3F">
              <w:rPr>
                <w:rFonts w:ascii="Trebuchet MS" w:hAnsi="Trebuchet MS"/>
                <w:sz w:val="18"/>
                <w:szCs w:val="18"/>
                <w:lang w:val="en-US"/>
              </w:rPr>
              <w:t>Potamobius leptodatylus eller Astacus leptodactylus</w:t>
            </w:r>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Harmonia axyridis</w:t>
            </w:r>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Arion lusitanicus</w:t>
            </w:r>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Kastanie-minérmøl</w:t>
            </w:r>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Cameraria ohridella</w:t>
            </w:r>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Eriocheir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Kongekrabbe/Troldkrabbe/Kamtscatkakrabbe</w:t>
            </w:r>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Paralithodes camtschaticus</w:t>
            </w:r>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Mustela vison</w:t>
            </w:r>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Nyctereutes procyonoides</w:t>
            </w:r>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Nilgås</w:t>
            </w:r>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Alopochen aegyptiacus</w:t>
            </w:r>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Cantareus aspersus</w:t>
            </w:r>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Rødøret Terrapin</w:t>
            </w:r>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Trachemys scripta</w:t>
            </w:r>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Pacifastacus leniusculus</w:t>
            </w:r>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Cygnus astratus</w:t>
            </w:r>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Crassostrea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Myocastor coypus</w:t>
            </w:r>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Dreissena polymorpha</w:t>
            </w:r>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Procyon lotor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Anguillicola crassus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mugo</w:t>
            </w:r>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Butblæret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Sargassum muticum</w:t>
            </w:r>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Bynke-ambrosie</w:t>
            </w:r>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Ambrosia artemisiifolia</w:t>
            </w:r>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Conyza canadensis</w:t>
            </w:r>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contorta</w:t>
            </w:r>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Spartina anglica</w:t>
            </w:r>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Prunus serotina</w:t>
            </w:r>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Lysichiton americanus</w:t>
            </w:r>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Solidago canadensis/Solidago gigantea</w:t>
            </w:r>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japonica</w:t>
            </w:r>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Impatiens glandulifera</w:t>
            </w:r>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Heracleum mantegazzianum</w:t>
            </w:r>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sachalinensis</w:t>
            </w:r>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Mangebladet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Lupinus polyphyllus</w:t>
            </w:r>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Pastinaca sativa</w:t>
            </w:r>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Petasites hybridus</w:t>
            </w:r>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Rosa rugosa</w:t>
            </w:r>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379" w:name="_Toc63351414"/>
    </w:p>
    <w:p w14:paraId="75368D07" w14:textId="2F45C003" w:rsidR="00CB4BEB" w:rsidRPr="00BD2F3F" w:rsidRDefault="00CB4BEB" w:rsidP="00CB4BEB">
      <w:pPr>
        <w:pStyle w:val="Overskrift3"/>
        <w:rPr>
          <w:rFonts w:ascii="Calibri" w:hAnsi="Calibri"/>
        </w:rPr>
      </w:pPr>
      <w:bookmarkStart w:id="380" w:name="_Toc68694287"/>
      <w:r w:rsidRPr="00BD2F3F">
        <w:t>4.3.27 Kotesystem</w:t>
      </w:r>
      <w:r w:rsidRPr="00BD2F3F">
        <w:rPr>
          <w:rStyle w:val="TypografiOverskrift4BrugerdefineretfarveRGB0Tegn"/>
          <w:rFonts w:eastAsiaTheme="majorEastAsia"/>
          <w:b w:val="0"/>
          <w:sz w:val="28"/>
        </w:rPr>
        <w:t xml:space="preserve"> </w:t>
      </w:r>
      <w:r w:rsidRPr="00BD2F3F">
        <w:t>(d_basis_kotesystem)</w:t>
      </w:r>
      <w:bookmarkEnd w:id="379"/>
      <w:bookmarkEnd w:id="380"/>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kotesystem_kode</w:t>
            </w:r>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w:t>
            </w:r>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381" w:name="_Toc68694288"/>
      <w:r w:rsidRPr="00BD2F3F">
        <w:t>4.3.2</w:t>
      </w:r>
      <w:r>
        <w:t>8</w:t>
      </w:r>
      <w:r w:rsidRPr="00BD2F3F">
        <w:t xml:space="preserve"> </w:t>
      </w:r>
      <w:r>
        <w:t>Ansvarvedligeholder</w:t>
      </w:r>
      <w:r w:rsidRPr="00CF2A47">
        <w:rPr>
          <w:b/>
          <w:bCs/>
        </w:rPr>
        <w:t xml:space="preserve"> </w:t>
      </w:r>
      <w:r w:rsidRPr="00BD2F3F">
        <w:t>(d_basis_</w:t>
      </w:r>
      <w:r w:rsidRPr="00C16E64">
        <w:t xml:space="preserve"> </w:t>
      </w:r>
      <w:r>
        <w:t>ansvar_v</w:t>
      </w:r>
      <w:r w:rsidRPr="00BD2F3F">
        <w:t>)</w:t>
      </w:r>
      <w:bookmarkEnd w:id="381"/>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Ansvar_v_k</w:t>
            </w:r>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ansva_vedl</w:t>
            </w:r>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382" w:name="_Toc63351415"/>
    </w:p>
    <w:p w14:paraId="392C89DE" w14:textId="0A84826D" w:rsidR="00CB4BEB" w:rsidRPr="00BD2F3F" w:rsidRDefault="00CB4BEB" w:rsidP="00CB4BEB">
      <w:pPr>
        <w:pStyle w:val="Overskrift2"/>
      </w:pPr>
      <w:bookmarkStart w:id="383" w:name="_Toc68694289"/>
      <w:r w:rsidRPr="00BD2F3F">
        <w:t>4.4 Metadata</w:t>
      </w:r>
      <w:bookmarkEnd w:id="363"/>
      <w:bookmarkEnd w:id="382"/>
      <w:bookmarkEnd w:id="383"/>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 xml:space="preserve">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”Ajourfoeringsfrekvens”.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Datasættitel(M)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Formaal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Noegleord_hovedgruppe</w:t>
            </w:r>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Noegle_ord</w:t>
            </w:r>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CVR_kode</w:t>
            </w:r>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Datasætansvarlig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CVR_navn</w:t>
            </w:r>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Ansvarlig_Afdeling</w:t>
            </w:r>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Metadata_ansvarlig</w:t>
            </w:r>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Ajourfoeringsfrekvens</w:t>
            </w:r>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equivalentScale</w:t>
            </w:r>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Maalforhold</w:t>
            </w:r>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Registreringsnoejagtighed</w:t>
            </w:r>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Fuldstaendighed</w:t>
            </w:r>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Sidst_ajourfoert</w:t>
            </w:r>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Ophavret</w:t>
            </w:r>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useLimitation</w:t>
            </w:r>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Maa_ikke_anvendes_til</w:t>
            </w:r>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Geografiske 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Ortofoto,</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7A8F1C7D" w14:textId="7498524E" w:rsidR="00CB4BEB" w:rsidRPr="00D614C5" w:rsidRDefault="00CB4BEB" w:rsidP="00CB4BEB">
      <w:pPr>
        <w:pStyle w:val="Overskrift1"/>
      </w:pPr>
      <w:bookmarkStart w:id="384" w:name="_Toc292713287"/>
      <w:bookmarkStart w:id="385" w:name="_Toc292865173"/>
      <w:bookmarkStart w:id="386" w:name="_Toc63351416"/>
      <w:bookmarkStart w:id="387" w:name="_Toc68694290"/>
      <w:r w:rsidRPr="00B04942">
        <w:t>5. Temaspecifik datamodel</w:t>
      </w:r>
      <w:bookmarkEnd w:id="384"/>
      <w:bookmarkEnd w:id="385"/>
      <w:bookmarkEnd w:id="386"/>
      <w:bookmarkEnd w:id="387"/>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388" w:name="_Toc292713288"/>
      <w:bookmarkStart w:id="389" w:name="_Toc292865174"/>
      <w:bookmarkStart w:id="390" w:name="_Toc63351417"/>
      <w:bookmarkStart w:id="391" w:name="_Toc68694291"/>
      <w:r>
        <w:t>5</w:t>
      </w:r>
      <w:r w:rsidRPr="00470899">
        <w:t>.</w:t>
      </w:r>
      <w:r>
        <w:t>1</w:t>
      </w:r>
      <w:r w:rsidRPr="00470899">
        <w:t xml:space="preserve"> Overfladevand</w:t>
      </w:r>
      <w:bookmarkEnd w:id="388"/>
      <w:bookmarkEnd w:id="389"/>
      <w:bookmarkEnd w:id="390"/>
      <w:bookmarkEnd w:id="391"/>
    </w:p>
    <w:p w14:paraId="062F0616" w14:textId="77777777" w:rsidR="00CB4BEB" w:rsidRPr="00A11009" w:rsidRDefault="00CB4BEB" w:rsidP="00CB4BEB">
      <w:pPr>
        <w:pStyle w:val="Overskrift2"/>
      </w:pPr>
      <w:bookmarkStart w:id="392" w:name="_Toc292713289"/>
      <w:bookmarkStart w:id="393" w:name="_Toc292865175"/>
      <w:bookmarkStart w:id="394" w:name="_Toc63351418"/>
      <w:bookmarkStart w:id="395" w:name="_Toc68694292"/>
      <w:r>
        <w:t>5</w:t>
      </w:r>
      <w:r w:rsidRPr="00A32757">
        <w:t>.</w:t>
      </w:r>
      <w:r>
        <w:t>1.1</w:t>
      </w:r>
      <w:r w:rsidRPr="00A32757">
        <w:t xml:space="preserve"> </w:t>
      </w:r>
      <w:r>
        <w:t>Vandløb</w:t>
      </w:r>
      <w:r w:rsidRPr="00FE3FC3">
        <w:t xml:space="preserve"> (5</w:t>
      </w:r>
      <w:r>
        <w:t>0</w:t>
      </w:r>
      <w:r w:rsidRPr="00FE3FC3">
        <w:t>00)</w:t>
      </w:r>
      <w:bookmarkEnd w:id="392"/>
      <w:bookmarkEnd w:id="393"/>
      <w:bookmarkEnd w:id="394"/>
      <w:bookmarkEnd w:id="395"/>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vandloeb_nr</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vandloe_nr</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Vandløbsnr. fra vandløbsregulativ, eller recipient_nummer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maalsaetning_kode</w:t>
            </w:r>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maalsaet_k</w:t>
            </w:r>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maalsaetning</w:t>
            </w:r>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w:t>
            </w:r>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vandl_type_kode</w:t>
            </w:r>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klasse_kode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w:t>
            </w:r>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ansvar_vedligehold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ansv_vedli</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d_basis_dvfi_bedoemmelse</w:t>
            </w:r>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station_fra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stationfra</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station_til</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stationtil</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vandloebs_bredde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vandl_bred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vandfoeringsforhold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geodanmark_id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geodk_id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ID på GeoDanmark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trussel_vand_kode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d_basis_trussel_vand</w:t>
            </w:r>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396" w:name="_Toc292713294"/>
      <w:bookmarkStart w:id="397" w:name="_Toc292865177"/>
      <w:r w:rsidRPr="00163560">
        <w:t>5.1.</w:t>
      </w:r>
      <w:r>
        <w:t>1</w:t>
      </w:r>
      <w:r w:rsidRPr="00163560">
        <w:t>.</w:t>
      </w:r>
      <w:r>
        <w:t>1</w:t>
      </w:r>
      <w:r w:rsidRPr="00163560">
        <w:t xml:space="preserve"> Metadata</w:t>
      </w:r>
      <w:bookmarkEnd w:id="396"/>
      <w:bookmarkEnd w:id="3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r w:rsidRPr="00285ECD">
              <w:rPr>
                <w:rFonts w:ascii="Trebuchet MS" w:hAnsi="Trebuchet MS" w:cs="Trebuchet MS"/>
                <w:sz w:val="18"/>
                <w:szCs w:val="18"/>
              </w:rPr>
              <w:t>GeoDanmark</w:t>
            </w:r>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KLE_koder</w:t>
            </w:r>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398" w:name="_Toc292713295"/>
      <w:bookmarkStart w:id="399" w:name="_Toc292865178"/>
      <w:r>
        <w:br w:type="page"/>
      </w:r>
      <w:r>
        <w:lastRenderedPageBreak/>
        <w:t>5.1.1.2</w:t>
      </w:r>
      <w:r w:rsidRPr="00A32757">
        <w:t xml:space="preserve"> </w:t>
      </w:r>
      <w:r>
        <w:t>Registreringsvejledning</w:t>
      </w:r>
      <w:bookmarkEnd w:id="398"/>
      <w:bookmarkEnd w:id="3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r w:rsidRPr="00285ECD">
              <w:rPr>
                <w:rFonts w:ascii="Trebuchet MS" w:hAnsi="Trebuchet MS" w:cs="Trebuchet MS"/>
                <w:sz w:val="18"/>
                <w:szCs w:val="18"/>
              </w:rPr>
              <w:t>GeoDanmark</w:t>
            </w:r>
            <w:r w:rsidRPr="00BD2F3F">
              <w:rPr>
                <w:rFonts w:ascii="Trebuchet MS" w:hAnsi="Trebuchet MS" w:cs="Trebuchet MS"/>
                <w:sz w:val="18"/>
                <w:szCs w:val="18"/>
              </w:rPr>
              <w:t xml:space="preserve">-vandløbsmidte tilføres data fra andre datasæt. Evt. mangler i </w:t>
            </w:r>
            <w:r w:rsidRPr="00285ECD">
              <w:rPr>
                <w:rFonts w:ascii="Trebuchet MS" w:hAnsi="Trebuchet MS" w:cs="Trebuchet MS"/>
                <w:sz w:val="18"/>
                <w:szCs w:val="18"/>
              </w:rPr>
              <w:t>GeoDanmark</w:t>
            </w:r>
            <w:r w:rsidRPr="00BD2F3F">
              <w:rPr>
                <w:rFonts w:ascii="Trebuchet MS" w:hAnsi="Trebuchet MS" w:cs="Trebuchet MS"/>
                <w:sz w:val="18"/>
                <w:szCs w:val="18"/>
              </w:rPr>
              <w:t xml:space="preserve">-temaet tilføres i </w:t>
            </w:r>
            <w:r w:rsidRPr="00285ECD">
              <w:rPr>
                <w:rFonts w:ascii="Trebuchet MS" w:hAnsi="Trebuchet MS" w:cs="Trebuchet MS"/>
                <w:sz w:val="18"/>
                <w:szCs w:val="18"/>
              </w:rPr>
              <w:t>GeoDanmark</w:t>
            </w:r>
            <w:r w:rsidRPr="00BD2F3F">
              <w:rPr>
                <w:rFonts w:ascii="Trebuchet MS" w:hAnsi="Trebuchet MS" w:cs="Trebuchet MS"/>
                <w:sz w:val="18"/>
                <w:szCs w:val="18"/>
              </w:rPr>
              <w:t xml:space="preserve">-database og trække ud herfra. </w:t>
            </w:r>
            <w:r w:rsidRPr="00285ECD">
              <w:rPr>
                <w:rFonts w:ascii="Trebuchet MS" w:hAnsi="Trebuchet MS" w:cs="Trebuchet MS"/>
                <w:sz w:val="18"/>
                <w:szCs w:val="18"/>
              </w:rPr>
              <w:t>GeoDanmark</w:t>
            </w:r>
            <w:r w:rsidRPr="00BD2F3F">
              <w:rPr>
                <w:rFonts w:ascii="Trebuchet MS" w:hAnsi="Trebuchet MS" w:cs="Trebuchet MS"/>
                <w:sz w:val="18"/>
                <w:szCs w:val="18"/>
              </w:rPr>
              <w:t xml:space="preserve">-objekter deles kun jf. </w:t>
            </w:r>
            <w:r w:rsidRPr="00285ECD">
              <w:rPr>
                <w:rFonts w:ascii="Trebuchet MS" w:hAnsi="Trebuchet MS" w:cs="Trebuchet MS"/>
                <w:sz w:val="18"/>
                <w:szCs w:val="18"/>
              </w:rPr>
              <w:t>GeoDanmark</w:t>
            </w:r>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r w:rsidRPr="00285ECD">
              <w:rPr>
                <w:rFonts w:ascii="Trebuchet MS" w:hAnsi="Trebuchet MS" w:cs="Trebuchet MS"/>
                <w:sz w:val="18"/>
                <w:szCs w:val="18"/>
              </w:rPr>
              <w:t>GeoDanmark</w:t>
            </w:r>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400" w:name="_Toc292713296"/>
      <w:bookmarkStart w:id="401" w:name="_Toc292865179"/>
      <w:r>
        <w:t>5.1.1.3 Kodelister</w:t>
      </w:r>
      <w:bookmarkEnd w:id="400"/>
      <w:bookmarkEnd w:id="401"/>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402" w:name="_Toc292713297"/>
      <w:bookmarkStart w:id="403" w:name="_Toc292865180"/>
      <w:r>
        <w:t>5.1.1.3</w:t>
      </w:r>
      <w:r w:rsidRPr="00A32757">
        <w:t xml:space="preserve">.1 </w:t>
      </w:r>
      <w:r>
        <w:t xml:space="preserve">  5000 Vandl_type</w:t>
      </w:r>
      <w:r w:rsidRPr="002B12CC">
        <w:t xml:space="preserve"> </w:t>
      </w:r>
      <w:r>
        <w:t>(</w:t>
      </w:r>
      <w:r w:rsidRPr="004D056C">
        <w:t>d_5000_vandl_type</w:t>
      </w:r>
      <w:r>
        <w:t>)</w:t>
      </w:r>
      <w:bookmarkEnd w:id="402"/>
      <w:bookmarkEnd w:id="4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vandl_type_kode</w:t>
            </w:r>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vandl_type</w:t>
            </w:r>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404" w:name="_Toc292713298"/>
      <w:bookmarkStart w:id="405"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Stammer fra GeoDanmark-data/-registreringen.</w:t>
      </w:r>
    </w:p>
    <w:p w14:paraId="6A8D02B2" w14:textId="77777777" w:rsidR="00CB4BEB" w:rsidRPr="00A32757" w:rsidRDefault="00CB4BEB" w:rsidP="00CB4BEB">
      <w:pPr>
        <w:pStyle w:val="Overskrift7"/>
      </w:pPr>
      <w:bookmarkStart w:id="406" w:name="_Toc292713299"/>
      <w:bookmarkStart w:id="407" w:name="_Toc292865182"/>
      <w:bookmarkStart w:id="408" w:name="_Toc292713300"/>
      <w:bookmarkStart w:id="409" w:name="_Toc292865183"/>
      <w:bookmarkEnd w:id="404"/>
      <w:bookmarkEnd w:id="405"/>
      <w:r>
        <w:br w:type="page"/>
      </w:r>
      <w:r>
        <w:lastRenderedPageBreak/>
        <w:t>5.1.1.3.2</w:t>
      </w:r>
      <w:r w:rsidRPr="00A32757">
        <w:t xml:space="preserve"> </w:t>
      </w:r>
      <w:r>
        <w:t xml:space="preserve">  5000 </w:t>
      </w:r>
      <w:r w:rsidRPr="006811C7">
        <w:t>M</w:t>
      </w:r>
      <w:r>
        <w:t>aalsaetning (</w:t>
      </w:r>
      <w:r w:rsidRPr="004D056C">
        <w:t>d_5000_maalsaetning</w:t>
      </w:r>
      <w:r>
        <w:t>)</w:t>
      </w:r>
      <w:bookmarkEnd w:id="406"/>
      <w:bookmarkEnd w:id="407"/>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maalsaetning_kode</w:t>
            </w:r>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strømmende vand og grusbund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B3 Karpefiskvand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(karpefiskvand,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E-målsætningen er ikke anvendt for vandløb i Århus Amt. Eksisterende vandindvindinger til byformål påvirker vandføringen især i vandløb i Århus-området. Gennem særlig god spildevandsrensning og accept af, at vandføring og fiskebestand er mindsket, kan disse vandløb opfylde en generel målsætning. I Giber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408"/>
      <w:bookmarkEnd w:id="4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klasse_kode</w:t>
            </w:r>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410" w:name="_Toc63351419"/>
    </w:p>
    <w:p w14:paraId="4B0C739C" w14:textId="42EF83D8" w:rsidR="00CB4BEB" w:rsidRDefault="00CB4BEB" w:rsidP="00CB4BEB">
      <w:pPr>
        <w:pStyle w:val="Overskrift2"/>
        <w:rPr>
          <w:kern w:val="32"/>
        </w:rPr>
      </w:pPr>
      <w:bookmarkStart w:id="411" w:name="_Toc68694293"/>
      <w:r>
        <w:rPr>
          <w:kern w:val="32"/>
        </w:rPr>
        <w:t>5.1.2</w:t>
      </w:r>
      <w:r w:rsidRPr="003E226C">
        <w:rPr>
          <w:kern w:val="32"/>
        </w:rPr>
        <w:t xml:space="preserve"> Målestation (5001)</w:t>
      </w:r>
      <w:bookmarkEnd w:id="410"/>
      <w:bookmarkEnd w:id="411"/>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maalest_type_kode</w:t>
            </w:r>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maale_ty_k</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w:t>
            </w:r>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r>
              <w:rPr>
                <w:rFonts w:ascii="Trebuchet MS" w:hAnsi="Trebuchet MS" w:cs="Trebuchet MS"/>
                <w:sz w:val="18"/>
                <w:szCs w:val="18"/>
              </w:rPr>
              <w:t>Hydrometrisk</w:t>
            </w:r>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r>
              <w:rPr>
                <w:rFonts w:ascii="Trebuchet MS" w:hAnsi="Trebuchet MS"/>
                <w:sz w:val="18"/>
                <w:szCs w:val="18"/>
              </w:rPr>
              <w:t>d_basis_dvfi_bedoemmelse</w:t>
            </w:r>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dmu_nr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r>
              <w:rPr>
                <w:rFonts w:ascii="Trebuchet MS" w:hAnsi="Trebuchet MS" w:cs="Trebuchet MS"/>
                <w:sz w:val="18"/>
                <w:szCs w:val="18"/>
              </w:rPr>
              <w:t>dmu_nr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r>
              <w:rPr>
                <w:rFonts w:ascii="Trebuchet MS" w:hAnsi="Trebuchet MS"/>
                <w:sz w:val="18"/>
                <w:szCs w:val="18"/>
              </w:rPr>
              <w:t>DMU 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412" w:name="_Toc292865186"/>
      <w:r>
        <w:t>5.1.2.1</w:t>
      </w:r>
      <w:r w:rsidRPr="00A32757">
        <w:t xml:space="preserve"> </w:t>
      </w:r>
      <w:r>
        <w:t>Metadata</w:t>
      </w:r>
      <w:bookmarkEnd w:id="4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 hvor fra der foretages målinger af vandforhold/tilstand. Hydrometrisk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413" w:name="_Toc292865187"/>
      <w:r>
        <w:t>5.1.2.2</w:t>
      </w:r>
      <w:r w:rsidRPr="00A32757">
        <w:t xml:space="preserve"> </w:t>
      </w:r>
      <w:r>
        <w:t>Registreringsvejledning</w:t>
      </w:r>
      <w:bookmarkEnd w:id="4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Maalest_type</w:t>
      </w:r>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maalest_type_kode</w:t>
            </w:r>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maalest_type</w:t>
            </w:r>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r>
              <w:rPr>
                <w:rFonts w:ascii="Trebuchet MS" w:hAnsi="Trebuchet MS" w:cs="Trebuchet MS"/>
                <w:sz w:val="18"/>
                <w:szCs w:val="18"/>
              </w:rPr>
              <w:t>Hydrometrisk</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Fysisk lokalitet hvor der er opstillet en målestation, hvor der foretages hydrometrisk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414" w:name="_Toc292713302"/>
      <w:bookmarkStart w:id="415" w:name="_Toc292865190"/>
      <w:bookmarkStart w:id="416" w:name="_Toc63351420"/>
    </w:p>
    <w:p w14:paraId="5A9350A1" w14:textId="56B3523E" w:rsidR="00CB4BEB" w:rsidRDefault="00CB4BEB" w:rsidP="00CB4BEB">
      <w:pPr>
        <w:pStyle w:val="Overskrift2"/>
        <w:rPr>
          <w:kern w:val="32"/>
        </w:rPr>
      </w:pPr>
      <w:bookmarkStart w:id="417" w:name="_Toc68694294"/>
      <w:r>
        <w:rPr>
          <w:kern w:val="32"/>
        </w:rPr>
        <w:t>5.1.3</w:t>
      </w:r>
      <w:r w:rsidRPr="003E226C">
        <w:rPr>
          <w:kern w:val="32"/>
        </w:rPr>
        <w:t xml:space="preserve"> Faunaspærring (5002)</w:t>
      </w:r>
      <w:bookmarkEnd w:id="414"/>
      <w:bookmarkEnd w:id="415"/>
      <w:bookmarkEnd w:id="416"/>
      <w:bookmarkEnd w:id="417"/>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nr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Spaerrings_nr</w:t>
            </w:r>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r>
              <w:rPr>
                <w:rFonts w:ascii="Trebuchet MS" w:hAnsi="Trebuchet MS"/>
                <w:sz w:val="18"/>
                <w:szCs w:val="18"/>
              </w:rPr>
              <w:t>spaer_ty_k</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ty</w:t>
            </w:r>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r>
              <w:rPr>
                <w:rFonts w:ascii="Trebuchet MS" w:hAnsi="Trebuchet MS"/>
                <w:sz w:val="18"/>
                <w:szCs w:val="18"/>
              </w:rPr>
              <w:t>passage_kode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r>
              <w:rPr>
                <w:rFonts w:ascii="Trebuchet MS" w:hAnsi="Trebuchet MS"/>
                <w:sz w:val="18"/>
                <w:szCs w:val="18"/>
              </w:rPr>
              <w:t>passage_k</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Lokalitetbeskrivelse</w:t>
            </w:r>
            <w:r>
              <w:rPr>
                <w:rFonts w:ascii="Trebuchet MS" w:hAnsi="Trebuchet MS"/>
                <w:sz w:val="18"/>
                <w:szCs w:val="18"/>
              </w:rPr>
              <w:t xml:space="preserve"> til entydig genfinding/overskrift på oversigtkort</w:t>
            </w:r>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Opstemning ved sø nord for Trimmelskovgå</w:t>
            </w:r>
            <w:r>
              <w:rPr>
                <w:rFonts w:ascii="Trebuchet MS" w:hAnsi="Trebuchet MS" w:cs="Trebuchet MS"/>
                <w:sz w:val="18"/>
                <w:szCs w:val="18"/>
              </w:rPr>
              <w:t>rd</w:t>
            </w:r>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vandloebsys</w:t>
            </w:r>
            <w:r>
              <w:rPr>
                <w:rFonts w:ascii="Trebuchet MS" w:hAnsi="Trebuchet MS"/>
                <w:sz w:val="18"/>
                <w:szCs w:val="18"/>
              </w:rPr>
              <w:t>tem</w:t>
            </w:r>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saneret</w:t>
            </w:r>
            <w:r>
              <w:rPr>
                <w:rFonts w:ascii="Trebuchet MS" w:hAnsi="Trebuchet MS"/>
                <w:sz w:val="18"/>
                <w:szCs w:val="18"/>
              </w:rPr>
              <w:t>_aar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r>
              <w:rPr>
                <w:rFonts w:ascii="Trebuchet MS" w:hAnsi="Trebuchet MS"/>
                <w:sz w:val="18"/>
                <w:szCs w:val="18"/>
              </w:rPr>
              <w:t>saner_aar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r>
              <w:rPr>
                <w:rFonts w:ascii="Trebuchet MS" w:hAnsi="Trebuchet MS"/>
                <w:sz w:val="18"/>
                <w:szCs w:val="18"/>
              </w:rPr>
              <w:t>passage_ansvarlig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r>
              <w:rPr>
                <w:rFonts w:ascii="Trebuchet MS" w:hAnsi="Trebuchet MS"/>
                <w:sz w:val="18"/>
                <w:szCs w:val="18"/>
              </w:rPr>
              <w:t>passag_ans</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418" w:name="_Toc292865192"/>
      <w:r>
        <w:t>5.1.3.1</w:t>
      </w:r>
      <w:r w:rsidRPr="00A32757">
        <w:t xml:space="preserve"> </w:t>
      </w:r>
      <w:r>
        <w:t>Metadata</w:t>
      </w:r>
      <w:bookmarkEnd w:id="4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Faunapassager, fisketrapper, odderpassager, åleris,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419" w:name="_Toc292865193"/>
      <w:r>
        <w:t>5.1.3.2</w:t>
      </w:r>
      <w:r w:rsidRPr="00A32757">
        <w:t xml:space="preserve"> </w:t>
      </w:r>
      <w:r>
        <w:t>Registreringsvejledning</w:t>
      </w:r>
      <w:bookmarkEnd w:id="4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r w:rsidRPr="005C044E">
              <w:rPr>
                <w:rFonts w:ascii="Trebuchet MS" w:hAnsi="Trebuchet MS" w:cs="Trebuchet MS"/>
                <w:sz w:val="18"/>
                <w:szCs w:val="18"/>
              </w:rPr>
              <w:t>GeoDanmark</w:t>
            </w:r>
            <w:r>
              <w:rPr>
                <w:rFonts w:ascii="Trebuchet MS" w:hAnsi="Trebuchet MS" w:cs="Trebuchet MS"/>
                <w:sz w:val="18"/>
                <w:szCs w:val="18"/>
              </w:rPr>
              <w:t xml:space="preserve">-vandløbsmidte (eller andet tilsvarende lag) krydser </w:t>
            </w:r>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f.eks. midtpunkt af bygværker, broer og vandløbsmidte, hvor det passer. Ellers anvendes ortofoto.</w:t>
            </w:r>
          </w:p>
        </w:tc>
      </w:tr>
    </w:tbl>
    <w:p w14:paraId="5DBBE1FE" w14:textId="77777777" w:rsidR="00CB4BEB" w:rsidRPr="00A32757" w:rsidRDefault="00CB4BEB" w:rsidP="0093403C">
      <w:pPr>
        <w:pStyle w:val="Overskrift4"/>
      </w:pPr>
      <w:bookmarkStart w:id="420" w:name="_Toc292865194"/>
      <w:r>
        <w:t>5.1.3.3 Kodelister</w:t>
      </w:r>
      <w:bookmarkEnd w:id="420"/>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421" w:name="_Toc292865195"/>
      <w:r>
        <w:t>5.1.3.3</w:t>
      </w:r>
      <w:r w:rsidRPr="00A32757">
        <w:t xml:space="preserve">.1 </w:t>
      </w:r>
      <w:r>
        <w:t xml:space="preserve">  5002 Spaerring_type</w:t>
      </w:r>
      <w:r w:rsidRPr="002B12CC">
        <w:rPr>
          <w:color w:val="00B050"/>
        </w:rPr>
        <w:t xml:space="preserve"> </w:t>
      </w:r>
      <w:r>
        <w:t>(</w:t>
      </w:r>
      <w:bookmarkEnd w:id="421"/>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spaerring_type_kode</w:t>
            </w:r>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r w:rsidRPr="00BD08B4">
              <w:rPr>
                <w:rFonts w:ascii="Trebuchet MS" w:hAnsi="Trebuchet MS" w:cs="Trebuchet MS"/>
                <w:b/>
                <w:bCs/>
                <w:sz w:val="18"/>
                <w:szCs w:val="18"/>
              </w:rPr>
              <w:t>spaerring_type</w:t>
            </w:r>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422" w:name="_Toc292865196"/>
      <w:r>
        <w:t>5.1.3.3.2</w:t>
      </w:r>
      <w:r w:rsidRPr="00A32757">
        <w:t xml:space="preserve"> </w:t>
      </w:r>
      <w:r>
        <w:t xml:space="preserve">  5002 Passage</w:t>
      </w:r>
      <w:r w:rsidRPr="002B12CC">
        <w:rPr>
          <w:color w:val="00B050"/>
        </w:rPr>
        <w:t xml:space="preserve"> </w:t>
      </w:r>
      <w:r>
        <w:t>(</w:t>
      </w:r>
      <w:r w:rsidRPr="004D056C">
        <w:t>d_5002_passage</w:t>
      </w:r>
      <w:r>
        <w:t>)</w:t>
      </w:r>
      <w:bookmarkEnd w:id="4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passage_kode</w:t>
            </w:r>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vandet zigzag’er ned og stømhastigheden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natursten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Ålepas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423" w:name="_Toc292713303"/>
      <w:bookmarkStart w:id="424" w:name="_Toc292865197"/>
      <w:bookmarkStart w:id="425" w:name="_Toc63351421"/>
    </w:p>
    <w:p w14:paraId="6A9684E9" w14:textId="4D4357F9" w:rsidR="00CB4BEB" w:rsidRDefault="00CB4BEB" w:rsidP="00CB4BEB">
      <w:pPr>
        <w:pStyle w:val="Overskrift2"/>
        <w:rPr>
          <w:kern w:val="32"/>
          <w:szCs w:val="32"/>
        </w:rPr>
      </w:pPr>
      <w:bookmarkStart w:id="426" w:name="_Toc68694295"/>
      <w:r>
        <w:rPr>
          <w:kern w:val="32"/>
          <w:szCs w:val="32"/>
        </w:rPr>
        <w:t>5.1.4</w:t>
      </w:r>
      <w:r w:rsidRPr="003E226C">
        <w:rPr>
          <w:kern w:val="32"/>
          <w:szCs w:val="32"/>
        </w:rPr>
        <w:t xml:space="preserve"> Drænledning (5003)</w:t>
      </w:r>
      <w:bookmarkEnd w:id="423"/>
      <w:bookmarkEnd w:id="424"/>
      <w:bookmarkEnd w:id="425"/>
      <w:bookmarkEnd w:id="426"/>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r>
              <w:rPr>
                <w:rFonts w:ascii="Trebuchet MS" w:hAnsi="Trebuchet MS"/>
                <w:sz w:val="18"/>
                <w:szCs w:val="18"/>
              </w:rPr>
              <w:t>klasse_kode</w:t>
            </w:r>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r>
              <w:rPr>
                <w:rFonts w:ascii="Trebuchet MS" w:hAnsi="Trebuchet MS"/>
                <w:sz w:val="18"/>
                <w:szCs w:val="18"/>
              </w:rPr>
              <w:t>klasse_k</w:t>
            </w:r>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r w:rsidRPr="003250C3">
              <w:rPr>
                <w:rFonts w:ascii="Trebuchet MS" w:hAnsi="Trebuchet MS"/>
                <w:sz w:val="18"/>
                <w:szCs w:val="18"/>
              </w:rPr>
              <w:t>anlaeg_aar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r w:rsidRPr="003250C3">
              <w:rPr>
                <w:rFonts w:ascii="Trebuchet MS" w:hAnsi="Trebuchet MS"/>
                <w:sz w:val="18"/>
                <w:szCs w:val="18"/>
              </w:rPr>
              <w:t>anlaeg_aar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r>
              <w:rPr>
                <w:rFonts w:ascii="Trebuchet MS" w:hAnsi="Trebuchet MS"/>
                <w:sz w:val="18"/>
                <w:szCs w:val="18"/>
              </w:rPr>
              <w:t>sagsnr</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427" w:name="_Toc292865199"/>
      <w:r>
        <w:lastRenderedPageBreak/>
        <w:t>5.1.4.1</w:t>
      </w:r>
      <w:r w:rsidRPr="00A32757">
        <w:t xml:space="preserve"> </w:t>
      </w:r>
      <w:r>
        <w:t>Metadata</w:t>
      </w:r>
      <w:bookmarkEnd w:id="4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Lokalisering af hoveddrænledninger som Hedeselskabet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Viser beliggenhed af de hoveddrænledninger, som Hedeselskabet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Datasættet er til brug i sagsbehandlingen vedr. vandløbslov m.m</w:t>
            </w:r>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428" w:name="_Toc292865200"/>
      <w:r>
        <w:t>5.1.4.2</w:t>
      </w:r>
      <w:r w:rsidRPr="00A32757">
        <w:t xml:space="preserve"> </w:t>
      </w:r>
      <w:r>
        <w:t>Registreringsvejledning</w:t>
      </w:r>
      <w:bookmarkEnd w:id="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Temaet er etableret på grundlag af det digitaliseret dræntema som er digitaliseret af Hedeselskabet.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r w:rsidRPr="00114BC5">
              <w:rPr>
                <w:rFonts w:ascii="Trebuchet MS" w:hAnsi="Trebuchet MS" w:cs="Trebuchet MS"/>
                <w:sz w:val="18"/>
                <w:szCs w:val="18"/>
              </w:rPr>
              <w:t>GeoDanmark</w:t>
            </w:r>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429" w:name="_Toc292865201"/>
      <w:r>
        <w:t>5.1.4.3 Kodelister</w:t>
      </w:r>
      <w:bookmarkEnd w:id="429"/>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430" w:name="_Toc292865202"/>
      <w:r w:rsidRPr="00135DA0">
        <w:t>5.1.4.</w:t>
      </w:r>
      <w:r>
        <w:t>3</w:t>
      </w:r>
      <w:r w:rsidRPr="00135DA0">
        <w:t xml:space="preserve">.1   5003 </w:t>
      </w:r>
      <w:r>
        <w:t>Ledn_t</w:t>
      </w:r>
      <w:r>
        <w:rPr>
          <w:szCs w:val="18"/>
        </w:rPr>
        <w:t xml:space="preserve">ype </w:t>
      </w:r>
      <w:r w:rsidRPr="00135DA0">
        <w:t>(</w:t>
      </w:r>
      <w:r w:rsidRPr="004D056C">
        <w:t>d_5003_ledn_type</w:t>
      </w:r>
      <w:r w:rsidRPr="00135DA0">
        <w:t>)</w:t>
      </w:r>
      <w:bookmarkEnd w:id="4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ledn_type_kode</w:t>
            </w:r>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r w:rsidRPr="0083305B">
              <w:rPr>
                <w:rFonts w:ascii="Trebuchet MS" w:hAnsi="Trebuchet MS" w:cs="Trebuchet MS"/>
                <w:b/>
                <w:bCs/>
                <w:sz w:val="18"/>
                <w:szCs w:val="18"/>
              </w:rPr>
              <w:t>ledn_type</w:t>
            </w:r>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Typiske røde lerrør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431" w:name="_Toc292865203"/>
      <w:r w:rsidRPr="00135DA0">
        <w:t>5.1.4.</w:t>
      </w:r>
      <w:r>
        <w:t>3</w:t>
      </w:r>
      <w:r w:rsidRPr="00135DA0">
        <w:t>.2   5003 K</w:t>
      </w:r>
      <w:r>
        <w:t>lasse</w:t>
      </w:r>
      <w:r w:rsidRPr="00135DA0">
        <w:t xml:space="preserve"> (</w:t>
      </w:r>
      <w:r w:rsidRPr="004D056C">
        <w:t>d_5003_klasse</w:t>
      </w:r>
      <w:r w:rsidRPr="00135DA0">
        <w:t>)</w:t>
      </w:r>
      <w:bookmarkEnd w:id="4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432" w:name="_Toc292713304"/>
      <w:bookmarkStart w:id="433" w:name="_Toc292865204"/>
      <w:bookmarkStart w:id="434" w:name="_Toc63351422"/>
    </w:p>
    <w:p w14:paraId="2D0860A4" w14:textId="3B2E892F" w:rsidR="00CB4BEB" w:rsidRDefault="00CB4BEB" w:rsidP="00CB4BEB">
      <w:pPr>
        <w:pStyle w:val="Overskrift2"/>
        <w:rPr>
          <w:kern w:val="32"/>
          <w:szCs w:val="32"/>
        </w:rPr>
      </w:pPr>
      <w:bookmarkStart w:id="435" w:name="_Toc68694296"/>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432"/>
      <w:bookmarkEnd w:id="433"/>
      <w:bookmarkEnd w:id="434"/>
      <w:bookmarkEnd w:id="435"/>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type_kode</w:t>
            </w:r>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r>
              <w:rPr>
                <w:rFonts w:ascii="Trebuchet MS" w:hAnsi="Trebuchet MS"/>
                <w:sz w:val="18"/>
                <w:szCs w:val="18"/>
              </w:rPr>
              <w:t>omr_type_k</w:t>
            </w:r>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Anlægsår</w:t>
            </w:r>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r>
              <w:rPr>
                <w:rFonts w:ascii="Trebuchet MS" w:hAnsi="Trebuchet MS"/>
                <w:sz w:val="18"/>
                <w:szCs w:val="18"/>
              </w:rPr>
              <w:t>projnr</w:t>
            </w:r>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r>
              <w:rPr>
                <w:rFonts w:ascii="Trebuchet MS" w:hAnsi="Trebuchet MS"/>
                <w:sz w:val="18"/>
                <w:szCs w:val="18"/>
              </w:rPr>
              <w:t>projnr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r>
              <w:rPr>
                <w:rFonts w:ascii="Trebuchet MS" w:hAnsi="Trebuchet MS"/>
                <w:sz w:val="18"/>
                <w:szCs w:val="18"/>
              </w:rPr>
              <w:t>Drænprojektområdenr. hos f.eks. Hedeselskabet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r>
              <w:rPr>
                <w:rFonts w:ascii="Trebuchet MS" w:hAnsi="Trebuchet MS" w:cs="Trebuchet MS"/>
                <w:sz w:val="18"/>
                <w:szCs w:val="18"/>
              </w:rPr>
              <w:t>Omr.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r>
              <w:rPr>
                <w:rFonts w:ascii="Trebuchet MS" w:hAnsi="Trebuchet MS"/>
                <w:sz w:val="18"/>
                <w:szCs w:val="18"/>
              </w:rPr>
              <w:t>sagsnr</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436" w:name="_Toc292865206"/>
      <w:r>
        <w:t>5.1.5.1</w:t>
      </w:r>
      <w:r w:rsidRPr="00A32757">
        <w:t xml:space="preserve"> </w:t>
      </w:r>
      <w:r>
        <w:t>Metadata</w:t>
      </w:r>
      <w:bookmarkEnd w:id="4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Hedeselskabet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Viser beliggenhed af de drænområder, indenfor hvilke Hedeselskabet har etableret drænledninger. Detailkort kan rekvireres hos Orbicon (tidl. Hedeselskabet).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Datasættet er til brug i sagsbehandlingen vedr. vandløbslov m.m</w:t>
            </w:r>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ligt fra Hedeselskabets tidligere registreringer, men der kan løbende komme  nye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r>
        <w:t>Omr_t</w:t>
      </w:r>
      <w:r>
        <w:rPr>
          <w:szCs w:val="18"/>
        </w:rPr>
        <w:t xml:space="preserve">ype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omr_type_kode</w:t>
            </w:r>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omr_type</w:t>
            </w:r>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off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437" w:name="_Toc292713305"/>
      <w:bookmarkStart w:id="438" w:name="_Toc292865210"/>
      <w:bookmarkStart w:id="439" w:name="_Toc63351423"/>
    </w:p>
    <w:p w14:paraId="3337727D" w14:textId="6DE4F3B4" w:rsidR="00CB4BEB" w:rsidRDefault="00CB4BEB" w:rsidP="00CB4BEB">
      <w:pPr>
        <w:pStyle w:val="Overskrift2"/>
        <w:rPr>
          <w:kern w:val="32"/>
          <w:szCs w:val="32"/>
        </w:rPr>
      </w:pPr>
      <w:bookmarkStart w:id="440" w:name="_Toc68694297"/>
      <w:r w:rsidRPr="003E226C">
        <w:rPr>
          <w:kern w:val="32"/>
          <w:szCs w:val="32"/>
        </w:rPr>
        <w:t>5</w:t>
      </w:r>
      <w:r>
        <w:rPr>
          <w:kern w:val="32"/>
          <w:szCs w:val="32"/>
        </w:rPr>
        <w:t>.1.6</w:t>
      </w:r>
      <w:r w:rsidRPr="003E226C">
        <w:rPr>
          <w:kern w:val="32"/>
          <w:szCs w:val="32"/>
        </w:rPr>
        <w:t xml:space="preserve"> Sø (5005)</w:t>
      </w:r>
      <w:bookmarkEnd w:id="437"/>
      <w:bookmarkEnd w:id="438"/>
      <w:bookmarkEnd w:id="439"/>
      <w:bookmarkEnd w:id="440"/>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r w:rsidRPr="00723227">
              <w:rPr>
                <w:rFonts w:ascii="Trebuchet MS" w:hAnsi="Trebuchet MS"/>
                <w:sz w:val="18"/>
                <w:szCs w:val="18"/>
              </w:rPr>
              <w:t>Rahbech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nøgle til DMU 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maalsaetning_kode</w:t>
            </w:r>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_type_k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Kode for søtype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r>
              <w:rPr>
                <w:rFonts w:ascii="Trebuchet MS" w:hAnsi="Trebuchet MS"/>
                <w:sz w:val="18"/>
                <w:szCs w:val="18"/>
              </w:rPr>
              <w:t>Søtype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1 - Kalkfattig, klarvandet,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r>
              <w:rPr>
                <w:rFonts w:ascii="Trebuchet MS" w:hAnsi="Trebuchet MS"/>
                <w:sz w:val="18"/>
                <w:szCs w:val="18"/>
              </w:rPr>
              <w:t>habit_ty_k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r>
              <w:rPr>
                <w:rFonts w:ascii="Trebuchet MS" w:hAnsi="Trebuchet MS"/>
                <w:sz w:val="18"/>
                <w:szCs w:val="18"/>
              </w:rPr>
              <w:t>habit_</w:t>
            </w:r>
            <w:r w:rsidRPr="00AB2E87">
              <w:rPr>
                <w:rFonts w:ascii="Trebuchet MS" w:hAnsi="Trebuchet MS"/>
                <w:sz w:val="18"/>
                <w:szCs w:val="18"/>
              </w:rPr>
              <w:t>ty</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r>
              <w:rPr>
                <w:rFonts w:ascii="Trebuchet MS" w:hAnsi="Trebuchet MS" w:cs="Trebuchet MS"/>
                <w:sz w:val="18"/>
                <w:szCs w:val="18"/>
              </w:rPr>
              <w:t>d_basis_trussel_vand</w:t>
            </w:r>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r>
              <w:rPr>
                <w:rFonts w:ascii="Trebuchet MS" w:hAnsi="Trebuchet MS"/>
                <w:sz w:val="18"/>
                <w:szCs w:val="18"/>
              </w:rPr>
              <w:t>trussel_vand</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r>
              <w:rPr>
                <w:rFonts w:ascii="Trebuchet MS" w:hAnsi="Trebuchet MS"/>
                <w:sz w:val="18"/>
                <w:szCs w:val="18"/>
              </w:rPr>
              <w:t>trus_van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geodanmark_id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geodk_id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ID på GeoDanmark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441" w:name="_Toc292865212"/>
      <w:r>
        <w:t>5.1.6.1</w:t>
      </w:r>
      <w:r w:rsidRPr="00A32757">
        <w:t xml:space="preserve"> </w:t>
      </w:r>
      <w:r>
        <w:t>Metadata</w:t>
      </w:r>
      <w:bookmarkEnd w:id="441"/>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r w:rsidRPr="002C6AE3">
              <w:rPr>
                <w:rFonts w:ascii="Trebuchet MS" w:hAnsi="Trebuchet MS" w:cs="Trebuchet MS"/>
                <w:sz w:val="18"/>
                <w:szCs w:val="18"/>
              </w:rPr>
              <w:t>GeoDanmark</w:t>
            </w:r>
            <w:r>
              <w:rPr>
                <w:rFonts w:ascii="Trebuchet MS" w:hAnsi="Trebuchet MS" w:cs="Trebuchet MS"/>
                <w:sz w:val="18"/>
                <w:szCs w:val="18"/>
              </w:rPr>
              <w:t>-data med oplysninger omkring navn, målsætning og søtype.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Vandhuller, sønavn,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442" w:name="_Toc292865213"/>
      <w:r>
        <w:t>5.1.6.2</w:t>
      </w:r>
      <w:r w:rsidRPr="00A32757">
        <w:t xml:space="preserve"> </w:t>
      </w:r>
      <w:r>
        <w:t>Registreringsvejledning</w:t>
      </w:r>
      <w:bookmarkEnd w:id="4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r w:rsidRPr="002C6AE3">
              <w:rPr>
                <w:rFonts w:ascii="Trebuchet MS" w:hAnsi="Trebuchet MS" w:cs="Trebuchet MS"/>
                <w:sz w:val="18"/>
                <w:szCs w:val="18"/>
              </w:rPr>
              <w:t>GeoDanmark</w:t>
            </w:r>
            <w:r>
              <w:rPr>
                <w:rFonts w:ascii="Trebuchet MS" w:hAnsi="Trebuchet MS" w:cs="Trebuchet MS"/>
                <w:sz w:val="18"/>
                <w:szCs w:val="18"/>
              </w:rPr>
              <w:t xml:space="preserve">-sø tilføres data fra andre datasæt. Evt. mangler i </w:t>
            </w:r>
            <w:r w:rsidRPr="002C6AE3">
              <w:rPr>
                <w:rFonts w:ascii="Trebuchet MS" w:hAnsi="Trebuchet MS" w:cs="Trebuchet MS"/>
                <w:sz w:val="18"/>
                <w:szCs w:val="18"/>
              </w:rPr>
              <w:t>GeoDanmark</w:t>
            </w:r>
            <w:r>
              <w:rPr>
                <w:rFonts w:ascii="Trebuchet MS" w:hAnsi="Trebuchet MS" w:cs="Trebuchet MS"/>
                <w:sz w:val="18"/>
                <w:szCs w:val="18"/>
              </w:rPr>
              <w:t xml:space="preserve">-temaet tilføres i </w:t>
            </w:r>
            <w:r w:rsidRPr="002C6AE3">
              <w:rPr>
                <w:rFonts w:ascii="Trebuchet MS" w:hAnsi="Trebuchet MS" w:cs="Trebuchet MS"/>
                <w:sz w:val="18"/>
                <w:szCs w:val="18"/>
              </w:rPr>
              <w:t>GeoDanmark</w:t>
            </w:r>
            <w:r>
              <w:rPr>
                <w:rFonts w:ascii="Trebuchet MS" w:hAnsi="Trebuchet MS" w:cs="Trebuchet MS"/>
                <w:sz w:val="18"/>
                <w:szCs w:val="18"/>
              </w:rPr>
              <w:t xml:space="preserve">-database og trække ud herfra. </w:t>
            </w:r>
            <w:r w:rsidRPr="002C6AE3">
              <w:rPr>
                <w:rFonts w:ascii="Trebuchet MS" w:hAnsi="Trebuchet MS" w:cs="Trebuchet MS"/>
                <w:sz w:val="18"/>
                <w:szCs w:val="18"/>
              </w:rPr>
              <w:t>GeoDanmark</w:t>
            </w:r>
            <w:r>
              <w:rPr>
                <w:rFonts w:ascii="Trebuchet MS" w:hAnsi="Trebuchet MS" w:cs="Trebuchet MS"/>
                <w:sz w:val="18"/>
                <w:szCs w:val="18"/>
              </w:rPr>
              <w:t xml:space="preserve">-objekter deles kun jf. </w:t>
            </w:r>
            <w:r w:rsidRPr="002C6AE3">
              <w:rPr>
                <w:rFonts w:ascii="Trebuchet MS" w:hAnsi="Trebuchet MS" w:cs="Trebuchet MS"/>
                <w:sz w:val="18"/>
                <w:szCs w:val="18"/>
              </w:rPr>
              <w:t>GeoDanmark</w:t>
            </w:r>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443" w:name="_Toc292865214"/>
      <w:r>
        <w:t>5.1.6.3 Kodelister</w:t>
      </w:r>
      <w:bookmarkEnd w:id="443"/>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444" w:name="_Toc292865215"/>
    </w:p>
    <w:p w14:paraId="2D5156C6" w14:textId="77777777" w:rsidR="00CB4BEB" w:rsidRPr="00A32757" w:rsidRDefault="00CB4BEB" w:rsidP="00DF11C9">
      <w:pPr>
        <w:pStyle w:val="Overskrift7"/>
      </w:pPr>
      <w:r w:rsidRPr="00253B37">
        <w:t>5.1.6.3.1   5005 Maalsaetning (d_5005_maalsaetning)</w:t>
      </w:r>
      <w:bookmarkEnd w:id="444"/>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maalsaetning_kode</w:t>
            </w:r>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Soe_type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soe_type_kode</w:t>
            </w:r>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soe_type</w:t>
            </w:r>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9 - Kalkrig,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10 - Kalkrig,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11 - Kalkrig,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12 - Kalkrig,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Mangler viden om søtype</w:t>
            </w:r>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Habitat_type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habitat_type_kode</w:t>
            </w:r>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r>
              <w:rPr>
                <w:rFonts w:ascii="Trebuchet MS" w:hAnsi="Trebuchet MS" w:cs="Trebuchet MS"/>
                <w:b/>
                <w:bCs/>
                <w:sz w:val="18"/>
                <w:szCs w:val="18"/>
              </w:rPr>
              <w:t>h</w:t>
            </w:r>
            <w:r w:rsidRPr="00974C80">
              <w:rPr>
                <w:rFonts w:ascii="Trebuchet MS" w:hAnsi="Trebuchet MS" w:cs="Trebuchet MS"/>
                <w:b/>
                <w:bCs/>
                <w:sz w:val="18"/>
                <w:szCs w:val="18"/>
              </w:rPr>
              <w:t>abitat_type</w:t>
            </w:r>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445" w:name="_Toc292713306"/>
      <w:bookmarkStart w:id="446" w:name="_Toc292865216"/>
      <w:bookmarkStart w:id="447" w:name="_Toc63351424"/>
    </w:p>
    <w:p w14:paraId="588A02DE" w14:textId="61B5271C" w:rsidR="00CB4BEB" w:rsidRDefault="00CB4BEB" w:rsidP="00CB4BEB">
      <w:pPr>
        <w:pStyle w:val="Overskrift2"/>
        <w:rPr>
          <w:kern w:val="32"/>
          <w:szCs w:val="32"/>
        </w:rPr>
      </w:pPr>
      <w:bookmarkStart w:id="448" w:name="_Toc68694298"/>
      <w:r w:rsidRPr="003E226C">
        <w:rPr>
          <w:kern w:val="32"/>
          <w:szCs w:val="32"/>
        </w:rPr>
        <w:t>5.1.</w:t>
      </w:r>
      <w:r>
        <w:rPr>
          <w:kern w:val="32"/>
          <w:szCs w:val="32"/>
        </w:rPr>
        <w:t>7</w:t>
      </w:r>
      <w:r w:rsidRPr="003E226C">
        <w:rPr>
          <w:kern w:val="32"/>
          <w:szCs w:val="32"/>
        </w:rPr>
        <w:t xml:space="preserve"> Dybdekurve (5006)</w:t>
      </w:r>
      <w:bookmarkEnd w:id="445"/>
      <w:bookmarkEnd w:id="446"/>
      <w:bookmarkEnd w:id="447"/>
      <w:bookmarkEnd w:id="448"/>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Sønavn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Saltens</w:t>
            </w:r>
            <w:r>
              <w:rPr>
                <w:rFonts w:ascii="Trebuchet MS" w:hAnsi="Trebuchet MS" w:cs="Trebuchet MS"/>
                <w:sz w:val="18"/>
                <w:szCs w:val="18"/>
              </w:rPr>
              <w:t>ø</w:t>
            </w:r>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dmu_ref</w:t>
            </w:r>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dmu_ref</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soe_nr</w:t>
            </w:r>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soe_nr</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Sønummer eller recipient_nummer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r>
              <w:rPr>
                <w:rFonts w:ascii="Trebuchet MS" w:hAnsi="Trebuchet MS"/>
                <w:sz w:val="18"/>
                <w:szCs w:val="18"/>
              </w:rPr>
              <w:t>maalt_aar</w:t>
            </w:r>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r>
              <w:rPr>
                <w:rFonts w:ascii="Trebuchet MS" w:hAnsi="Trebuchet MS"/>
                <w:sz w:val="18"/>
                <w:szCs w:val="18"/>
              </w:rPr>
              <w:t>maalt_aar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449" w:name="_Toc292865219"/>
      <w:r>
        <w:t>5.1.7.2</w:t>
      </w:r>
      <w:r w:rsidRPr="00A32757">
        <w:t xml:space="preserve"> </w:t>
      </w:r>
      <w:r>
        <w:t>Registreringsvejledning</w:t>
      </w:r>
      <w:bookmarkEnd w:id="4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r w:rsidRPr="000E35F7">
              <w:rPr>
                <w:rFonts w:ascii="Trebuchet MS" w:hAnsi="Trebuchet MS" w:cs="Trebuchet MS"/>
                <w:sz w:val="18"/>
                <w:szCs w:val="18"/>
              </w:rPr>
              <w:t>GeoDanmark</w:t>
            </w:r>
            <w:r>
              <w:rPr>
                <w:rFonts w:ascii="Trebuchet MS" w:hAnsi="Trebuchet MS" w:cs="Trebuchet MS"/>
                <w:sz w:val="18"/>
                <w:szCs w:val="18"/>
              </w:rPr>
              <w:t xml:space="preserve">-sø objektet. </w:t>
            </w:r>
            <w:r w:rsidRPr="000E35F7">
              <w:rPr>
                <w:rFonts w:ascii="Trebuchet MS" w:hAnsi="Trebuchet MS" w:cs="Trebuchet MS"/>
                <w:sz w:val="18"/>
                <w:szCs w:val="18"/>
              </w:rPr>
              <w:t>GeoDanmark</w:t>
            </w:r>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450" w:name="_Toc292713307"/>
      <w:bookmarkStart w:id="451" w:name="_Toc292865222"/>
      <w:bookmarkStart w:id="452" w:name="_Toc63351425"/>
    </w:p>
    <w:p w14:paraId="66C293B6" w14:textId="06D0CDF9" w:rsidR="00CB4BEB" w:rsidRDefault="00CB4BEB" w:rsidP="00CB4BEB">
      <w:pPr>
        <w:pStyle w:val="Overskrift2"/>
        <w:rPr>
          <w:kern w:val="32"/>
          <w:szCs w:val="32"/>
        </w:rPr>
      </w:pPr>
      <w:bookmarkStart w:id="453" w:name="_Toc68694299"/>
      <w:r w:rsidRPr="003E226C">
        <w:rPr>
          <w:kern w:val="32"/>
          <w:szCs w:val="32"/>
        </w:rPr>
        <w:t>5</w:t>
      </w:r>
      <w:r>
        <w:rPr>
          <w:kern w:val="32"/>
          <w:szCs w:val="32"/>
        </w:rPr>
        <w:t>.1.8</w:t>
      </w:r>
      <w:r w:rsidRPr="003E226C">
        <w:rPr>
          <w:kern w:val="32"/>
          <w:szCs w:val="32"/>
        </w:rPr>
        <w:t xml:space="preserve"> Vandløbsoplande (5007)</w:t>
      </w:r>
      <w:bookmarkEnd w:id="450"/>
      <w:bookmarkEnd w:id="451"/>
      <w:bookmarkEnd w:id="452"/>
      <w:bookmarkEnd w:id="453"/>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vandloeb</w:t>
            </w:r>
            <w:r w:rsidRPr="00F273B0">
              <w:rPr>
                <w:rFonts w:ascii="Trebuchet MS" w:hAnsi="Trebuchet MS" w:cs="Trebuchet MS"/>
                <w:sz w:val="18"/>
                <w:szCs w:val="18"/>
              </w:rPr>
              <w:t>_nr</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r>
              <w:rPr>
                <w:rFonts w:ascii="Trebuchet MS" w:hAnsi="Trebuchet MS" w:cs="Trebuchet MS"/>
                <w:sz w:val="18"/>
                <w:szCs w:val="18"/>
              </w:rPr>
              <w:t>vandl</w:t>
            </w:r>
            <w:r w:rsidRPr="00F273B0">
              <w:rPr>
                <w:rFonts w:ascii="Trebuchet MS" w:hAnsi="Trebuchet MS" w:cs="Trebuchet MS"/>
                <w:sz w:val="18"/>
                <w:szCs w:val="18"/>
              </w:rPr>
              <w:t>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Vandløbsnr. fra vandløbsregulativ, eller r</w:t>
            </w:r>
            <w:r w:rsidRPr="00F273B0">
              <w:rPr>
                <w:rFonts w:ascii="Trebuchet MS" w:hAnsi="Trebuchet MS" w:cs="Trebuchet MS"/>
                <w:sz w:val="18"/>
                <w:szCs w:val="18"/>
              </w:rPr>
              <w:t>ecipient_nummer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Nøgle til DMU vandløbsoplande</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r w:rsidRPr="00C43406">
              <w:rPr>
                <w:rFonts w:ascii="Trebuchet MS" w:hAnsi="Trebuchet MS"/>
                <w:sz w:val="18"/>
                <w:szCs w:val="18"/>
              </w:rPr>
              <w:t>vandl</w:t>
            </w:r>
            <w:r w:rsidRPr="003C0828">
              <w:rPr>
                <w:rFonts w:ascii="Trebuchet MS" w:hAnsi="Trebuchet MS"/>
                <w:sz w:val="18"/>
                <w:szCs w:val="18"/>
              </w:rPr>
              <w:t>_opl_nr</w:t>
            </w:r>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w:t>
            </w:r>
            <w:r w:rsidRPr="00576BAD">
              <w:rPr>
                <w:rFonts w:ascii="Trebuchet MS" w:hAnsi="Trebuchet MS"/>
                <w:sz w:val="18"/>
                <w:szCs w:val="18"/>
              </w:rPr>
              <w:t>_opl_navn</w:t>
            </w:r>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vanl</w:t>
            </w:r>
            <w:r w:rsidRPr="00576BAD">
              <w:rPr>
                <w:rFonts w:ascii="Trebuchet MS" w:hAnsi="Trebuchet MS"/>
                <w:sz w:val="18"/>
                <w:szCs w:val="18"/>
              </w:rPr>
              <w:t>_op_nav</w:t>
            </w:r>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r w:rsidRPr="008E1FB7">
              <w:rPr>
                <w:rFonts w:ascii="Trebuchet MS" w:hAnsi="Trebuchet MS"/>
                <w:sz w:val="18"/>
                <w:szCs w:val="18"/>
              </w:rPr>
              <w:lastRenderedPageBreak/>
              <w:t>hydro_ref</w:t>
            </w:r>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Nøgle til DMU vandløbsoplande. I DMU lagene er der referencer til hvilke farvande de afvander til, hvilket overordnet opland de afvander til, ligesom der på lavere ordens oplande, altid findes info for alle overordnede oplande. Farvandene er vigtige, da de ofte er udpeget som habitatområder.</w:t>
      </w:r>
      <w:bookmarkStart w:id="454" w:name="_Toc292865224"/>
    </w:p>
    <w:p w14:paraId="608D074C" w14:textId="77777777" w:rsidR="00CB4BEB" w:rsidRDefault="00CB4BEB" w:rsidP="00DF11C9">
      <w:pPr>
        <w:pStyle w:val="Overskrift4"/>
      </w:pPr>
      <w:r>
        <w:t>5.1.8.1</w:t>
      </w:r>
      <w:r w:rsidRPr="00A32757">
        <w:t xml:space="preserve"> </w:t>
      </w:r>
      <w:r>
        <w:t>Metadata</w:t>
      </w:r>
      <w:bookmarkEnd w:id="4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i de oplande,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455" w:name="_Toc292865225"/>
      <w:r>
        <w:t>5.1.8.2</w:t>
      </w:r>
      <w:r w:rsidRPr="00A32757">
        <w:t xml:space="preserve"> </w:t>
      </w:r>
      <w:r>
        <w:t>Registreringsvejledning</w:t>
      </w:r>
      <w:bookmarkEnd w:id="4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r w:rsidRPr="001D624A">
              <w:rPr>
                <w:rFonts w:ascii="Trebuchet MS" w:hAnsi="Trebuchet MS" w:cs="Trebuchet MS"/>
                <w:sz w:val="18"/>
                <w:szCs w:val="18"/>
              </w:rPr>
              <w:t>GeoDanmark</w:t>
            </w:r>
            <w:r>
              <w:rPr>
                <w:rFonts w:ascii="Trebuchet MS" w:hAnsi="Trebuchet MS" w:cs="Trebuchet MS"/>
                <w:sz w:val="18"/>
                <w:szCs w:val="18"/>
              </w:rPr>
              <w:t xml:space="preserve">-vandløbsmidter eller tilsvarende temaer, men dette er et meget stort arbejde. Kan med fordel benytte DTM’ens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man danner 4 sæt oplande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456" w:name="_Toc292865226"/>
      <w:r>
        <w:lastRenderedPageBreak/>
        <w:t>5.1.8.3 Kodelister</w:t>
      </w:r>
      <w:bookmarkEnd w:id="456"/>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457" w:name="_Toc292865227"/>
      <w:r>
        <w:t>5.1.8.3</w:t>
      </w:r>
      <w:r w:rsidRPr="00A32757">
        <w:t xml:space="preserve">.1 </w:t>
      </w:r>
      <w:r>
        <w:t xml:space="preserve">  5007 Opl</w:t>
      </w:r>
      <w:r w:rsidRPr="00CC386E">
        <w:rPr>
          <w:rStyle w:val="TypografiOverskrift4BrugerdefineretfarveRGB0Tegn"/>
        </w:rPr>
        <w:t xml:space="preserve"> </w:t>
      </w:r>
      <w:r>
        <w:t>(</w:t>
      </w:r>
      <w:r w:rsidRPr="004D056C">
        <w:t>d_5007_opl</w:t>
      </w:r>
      <w:r>
        <w:t>)</w:t>
      </w:r>
      <w:bookmarkEnd w:id="457"/>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opl_nr</w:t>
            </w:r>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opl_navn</w:t>
            </w:r>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458" w:name="_Toc292713308"/>
      <w:bookmarkStart w:id="459" w:name="_Toc292865228"/>
      <w:r>
        <w:t>5.1.8.3.2</w:t>
      </w:r>
      <w:r w:rsidRPr="00A32757">
        <w:t xml:space="preserve"> </w:t>
      </w:r>
      <w:r>
        <w:t xml:space="preserve">  5007 Opl_type</w:t>
      </w:r>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opl_type_kode</w:t>
            </w:r>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w:t>
            </w:r>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460" w:name="_Toc63351426"/>
    </w:p>
    <w:p w14:paraId="3DDAA827" w14:textId="2A11E904" w:rsidR="00CB4BEB" w:rsidRDefault="00CB4BEB" w:rsidP="00CB4BEB">
      <w:pPr>
        <w:pStyle w:val="Overskrift2"/>
        <w:rPr>
          <w:kern w:val="32"/>
          <w:szCs w:val="32"/>
        </w:rPr>
      </w:pPr>
      <w:bookmarkStart w:id="461" w:name="_Toc68694300"/>
      <w:r w:rsidRPr="003E226C">
        <w:rPr>
          <w:kern w:val="32"/>
          <w:szCs w:val="32"/>
        </w:rPr>
        <w:t>5</w:t>
      </w:r>
      <w:r>
        <w:rPr>
          <w:kern w:val="32"/>
          <w:szCs w:val="32"/>
        </w:rPr>
        <w:t>.1.9</w:t>
      </w:r>
      <w:r w:rsidRPr="003E226C">
        <w:rPr>
          <w:kern w:val="32"/>
          <w:szCs w:val="32"/>
        </w:rPr>
        <w:t xml:space="preserve"> Søoplande (5008)</w:t>
      </w:r>
      <w:bookmarkEnd w:id="458"/>
      <w:bookmarkEnd w:id="459"/>
      <w:bookmarkEnd w:id="460"/>
      <w:bookmarkEnd w:id="461"/>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Nøgle til DMU vandløbsoplande</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r w:rsidRPr="006135F9">
              <w:rPr>
                <w:rFonts w:ascii="Trebuchet MS" w:hAnsi="Trebuchet MS"/>
                <w:sz w:val="18"/>
                <w:szCs w:val="18"/>
              </w:rPr>
              <w:t>hydro_ref</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r w:rsidRPr="006135F9">
              <w:rPr>
                <w:rFonts w:ascii="Trebuchet MS" w:hAnsi="Trebuchet MS"/>
                <w:sz w:val="18"/>
                <w:szCs w:val="18"/>
              </w:rPr>
              <w:t>hydro_ref</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øgle til DMU vandløbsoplande. I DMU</w:t>
      </w:r>
      <w:r w:rsidR="001D624A">
        <w:rPr>
          <w:rFonts w:ascii="Trebuchet MS" w:hAnsi="Trebuchet MS"/>
          <w:sz w:val="18"/>
          <w:szCs w:val="18"/>
        </w:rPr>
        <w:t>-</w:t>
      </w:r>
      <w:r w:rsidRPr="008E1FB7">
        <w:rPr>
          <w:rFonts w:ascii="Trebuchet MS" w:hAnsi="Trebuchet MS"/>
          <w:sz w:val="18"/>
          <w:szCs w:val="18"/>
        </w:rPr>
        <w:t>lagene er der referencer til hvilke farvande de afvander til, hvilket overordnet opland de afvander til, ligesom der på lavere ordens oplande, altid findes info for alle overordnede oplande.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r w:rsidRPr="008E1FB7">
              <w:rPr>
                <w:rFonts w:ascii="Trebuchet MS" w:hAnsi="Trebuchet MS" w:cs="Trebuchet MS"/>
                <w:sz w:val="18"/>
                <w:szCs w:val="18"/>
              </w:rPr>
              <w:t>opland</w:t>
            </w:r>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 mindste/mest opdelte vandløbsoplande samles i hvad der afvander direkte til hver sø. Oplande der ikke ender i en sø tildeles oplandsnr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vandløbsoplande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Opl</w:t>
      </w:r>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soe</w:t>
            </w:r>
            <w:r w:rsidRPr="00AA2C71">
              <w:rPr>
                <w:rFonts w:ascii="Trebuchet MS" w:hAnsi="Trebuchet MS" w:cs="Trebuchet MS"/>
                <w:b/>
                <w:bCs/>
                <w:sz w:val="18"/>
                <w:szCs w:val="18"/>
              </w:rPr>
              <w:t>opl_navn</w:t>
            </w:r>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462" w:name="_Toc292713309"/>
      <w:bookmarkStart w:id="463" w:name="_Toc292865234"/>
      <w:bookmarkStart w:id="464" w:name="_Toc63351427"/>
    </w:p>
    <w:p w14:paraId="2BFDBE83" w14:textId="063BA5C2" w:rsidR="00CB4BEB" w:rsidRDefault="00CB4BEB" w:rsidP="00CB4BEB">
      <w:pPr>
        <w:pStyle w:val="Overskrift2"/>
        <w:rPr>
          <w:kern w:val="32"/>
          <w:szCs w:val="32"/>
        </w:rPr>
      </w:pPr>
      <w:bookmarkStart w:id="465" w:name="_Toc68694301"/>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462"/>
      <w:bookmarkEnd w:id="463"/>
      <w:bookmarkEnd w:id="464"/>
      <w:bookmarkEnd w:id="465"/>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ejerstatus_kode</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5.1.10.3.1   5009 Lag_type</w:t>
      </w:r>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lag_type_kode</w:t>
            </w:r>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lag_type</w:t>
            </w:r>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466" w:name="_Toc63351428"/>
      <w:bookmarkStart w:id="467" w:name="_Toc292713311"/>
      <w:bookmarkStart w:id="468" w:name="_Toc292865246"/>
    </w:p>
    <w:p w14:paraId="5BB8C037" w14:textId="35611EE4" w:rsidR="00CB4BEB" w:rsidRDefault="00CB4BEB" w:rsidP="00CB4BEB">
      <w:pPr>
        <w:pStyle w:val="Overskrift2"/>
        <w:rPr>
          <w:kern w:val="32"/>
          <w:szCs w:val="32"/>
        </w:rPr>
      </w:pPr>
      <w:bookmarkStart w:id="469" w:name="_Toc68694302"/>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466"/>
      <w:bookmarkEnd w:id="469"/>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 xml:space="preserve">Element_nr.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element_kode</w:t>
            </w:r>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Opstemning ved sø nord for Trimmelskovgård</w:t>
            </w:r>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r>
              <w:rPr>
                <w:rFonts w:ascii="Trebuchet MS" w:hAnsi="Trebuchet MS"/>
                <w:sz w:val="18"/>
                <w:szCs w:val="18"/>
              </w:rPr>
              <w:t>vstation</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r>
              <w:rPr>
                <w:rFonts w:ascii="Trebuchet MS" w:hAnsi="Trebuchet MS"/>
                <w:sz w:val="18"/>
                <w:szCs w:val="18"/>
              </w:rPr>
              <w:t>vstation</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r>
              <w:rPr>
                <w:rFonts w:ascii="Trebuchet MS" w:hAnsi="Trebuchet MS"/>
                <w:sz w:val="18"/>
                <w:szCs w:val="18"/>
              </w:rPr>
              <w:t>vandl_</w:t>
            </w:r>
            <w:r w:rsidRPr="004D056C">
              <w:rPr>
                <w:rFonts w:ascii="Trebuchet MS" w:hAnsi="Trebuchet MS"/>
                <w:sz w:val="18"/>
                <w:szCs w:val="18"/>
              </w:rPr>
              <w:t>syst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saneret_aar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saneret_aar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tilstand_kode</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broend_data</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r>
              <w:rPr>
                <w:rFonts w:ascii="Trebuchet MS" w:hAnsi="Trebuchet MS"/>
                <w:sz w:val="18"/>
                <w:szCs w:val="18"/>
              </w:rPr>
              <w:t>broend_dat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toemningsfrekvens</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CF56DE">
              <w:rPr>
                <w:rFonts w:ascii="Trebuchet MS" w:hAnsi="Trebuchet MS" w:cs="Trebuchet MS"/>
                <w:sz w:val="18"/>
                <w:szCs w:val="18"/>
              </w:rPr>
              <w:t>GeoDanmark</w:t>
            </w:r>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r w:rsidRPr="00CF56DE">
              <w:rPr>
                <w:rFonts w:ascii="Trebuchet MS" w:hAnsi="Trebuchet MS" w:cs="Trebuchet MS"/>
                <w:sz w:val="18"/>
                <w:szCs w:val="18"/>
              </w:rPr>
              <w:t>GeoDanmark</w:t>
            </w:r>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Element_kode</w:t>
      </w:r>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element_kode</w:t>
            </w:r>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r>
              <w:rPr>
                <w:rFonts w:ascii="Trebuchet MS" w:hAnsi="Trebuchet MS"/>
                <w:sz w:val="18"/>
                <w:szCs w:val="18"/>
              </w:rPr>
              <w:t>Sandfangsbrønd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Sandfangsbrønd</w:t>
            </w:r>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krone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Rørbro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470" w:name="_Toc63351429"/>
      <w:bookmarkStart w:id="471" w:name="_Toc68694303"/>
      <w:r w:rsidRPr="00066C65">
        <w:lastRenderedPageBreak/>
        <w:t>5.2 Natur</w:t>
      </w:r>
      <w:bookmarkEnd w:id="467"/>
      <w:bookmarkEnd w:id="468"/>
      <w:bookmarkEnd w:id="470"/>
      <w:bookmarkEnd w:id="471"/>
    </w:p>
    <w:p w14:paraId="13382696" w14:textId="77777777" w:rsidR="00CB4BEB" w:rsidRPr="00594F04" w:rsidRDefault="00CB4BEB" w:rsidP="00CB4BEB">
      <w:pPr>
        <w:pStyle w:val="Overskrift2"/>
        <w:rPr>
          <w:kern w:val="32"/>
        </w:rPr>
      </w:pPr>
      <w:bookmarkStart w:id="472" w:name="_Toc292713316"/>
      <w:bookmarkStart w:id="473" w:name="_Toc292865271"/>
      <w:bookmarkStart w:id="474" w:name="_Toc63351434"/>
      <w:bookmarkStart w:id="475" w:name="_Toc68694304"/>
      <w:r w:rsidRPr="00066C65">
        <w:rPr>
          <w:kern w:val="32"/>
        </w:rPr>
        <w:t>5.2</w:t>
      </w:r>
      <w:r>
        <w:rPr>
          <w:kern w:val="32"/>
        </w:rPr>
        <w:t>.</w:t>
      </w:r>
      <w:r w:rsidRPr="00594F04">
        <w:rPr>
          <w:kern w:val="32"/>
        </w:rPr>
        <w:t>5 Arter Invasive Flade (5104)</w:t>
      </w:r>
      <w:bookmarkEnd w:id="472"/>
      <w:bookmarkEnd w:id="473"/>
      <w:bookmarkEnd w:id="474"/>
      <w:bookmarkEnd w:id="475"/>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Talrig i nordlige del af omr.</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476" w:name="OLE_LINK1"/>
            <w:bookmarkStart w:id="477" w:name="OLE_LINK2"/>
            <w:r w:rsidRPr="00594F04">
              <w:rPr>
                <w:rFonts w:ascii="Trebuchet MS" w:hAnsi="Trebuchet MS" w:cs="Trebuchet MS"/>
                <w:sz w:val="18"/>
                <w:szCs w:val="18"/>
              </w:rPr>
              <w:t>Felt defineret under: 4.1 Standardiserede felter til de temaspecifikke datamodeller</w:t>
            </w:r>
            <w:bookmarkEnd w:id="476"/>
            <w:bookmarkEnd w:id="477"/>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7"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r w:rsidRPr="00594F04">
              <w:rPr>
                <w:rFonts w:ascii="Trebuchet MS" w:hAnsi="Trebuchet MS" w:cs="Trebuchet MS"/>
                <w:sz w:val="18"/>
                <w:szCs w:val="18"/>
              </w:rPr>
              <w:t>Dyrart,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478" w:name="_Toc292713317"/>
      <w:bookmarkStart w:id="479" w:name="_Toc292865277"/>
      <w:bookmarkStart w:id="480" w:name="_Toc63351436"/>
    </w:p>
    <w:p w14:paraId="7E4AE16E" w14:textId="330631BA" w:rsidR="00CB4BEB" w:rsidRDefault="00CB4BEB" w:rsidP="00CB4BEB">
      <w:pPr>
        <w:pStyle w:val="Overskrift2"/>
        <w:rPr>
          <w:kern w:val="32"/>
        </w:rPr>
      </w:pPr>
      <w:bookmarkStart w:id="481" w:name="_Toc68694305"/>
      <w:r w:rsidRPr="0044393A">
        <w:rPr>
          <w:rStyle w:val="Overskrift2Tegn"/>
        </w:rPr>
        <w:t>5.2.6 Rigkær - Fattigkær (5105)</w:t>
      </w:r>
      <w:bookmarkEnd w:id="478"/>
      <w:bookmarkEnd w:id="479"/>
      <w:bookmarkEnd w:id="480"/>
      <w:bookmarkEnd w:id="481"/>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Natura 2000 nr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aer_type_kode</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r>
              <w:rPr>
                <w:rFonts w:ascii="Trebuchet MS" w:hAnsi="Trebuchet MS"/>
                <w:sz w:val="18"/>
                <w:szCs w:val="18"/>
              </w:rPr>
              <w:t>kaer_ty</w:t>
            </w:r>
            <w:r w:rsidRPr="00EA663B">
              <w:rPr>
                <w:rFonts w:ascii="Trebuchet MS" w:hAnsi="Trebuchet MS"/>
                <w:sz w:val="18"/>
                <w:szCs w:val="18"/>
              </w:rPr>
              <w:t>_k</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w:t>
            </w:r>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r>
              <w:rPr>
                <w:rFonts w:ascii="Trebuchet MS" w:hAnsi="Trebuchet MS"/>
                <w:sz w:val="18"/>
                <w:szCs w:val="18"/>
              </w:rPr>
              <w:t>kaer_ty</w:t>
            </w:r>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Rigkær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r w:rsidRPr="0095071C">
              <w:rPr>
                <w:rFonts w:ascii="Trebuchet MS" w:hAnsi="Trebuchet MS"/>
                <w:sz w:val="18"/>
                <w:szCs w:val="18"/>
              </w:rPr>
              <w:t>Ekstremrigkær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Oversigt over kendte lokaliteter med ekstremrigkærs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r w:rsidRPr="00F375B2">
              <w:rPr>
                <w:rFonts w:ascii="Trebuchet MS" w:hAnsi="Trebuchet MS" w:cs="Trebuchet MS"/>
                <w:sz w:val="18"/>
                <w:szCs w:val="18"/>
              </w:rPr>
              <w:t>GeoDanmark</w:t>
            </w:r>
            <w:r>
              <w:rPr>
                <w:rFonts w:ascii="Trebuchet MS" w:hAnsi="Trebuchet MS" w:cs="Trebuchet MS"/>
                <w:sz w:val="18"/>
                <w:szCs w:val="18"/>
              </w:rPr>
              <w:t>. Ellers benytte ortofoto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Kaer_type</w:t>
      </w:r>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kaer_type_kode</w:t>
            </w:r>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kaer_type</w:t>
            </w:r>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Ekstremrigkær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r w:rsidRPr="00EA663B">
              <w:rPr>
                <w:rFonts w:ascii="Trebuchet MS" w:hAnsi="Trebuchet MS"/>
                <w:sz w:val="18"/>
                <w:szCs w:val="18"/>
              </w:rPr>
              <w:t xml:space="preserve">Ekstremrigkær er moser. De er den danske vegetationstype, der kan indeholde flest plantearter. Udviklet bl.a. på kalkholdige moræneaflejringer med et meget højt næringsstof indhold. </w:t>
            </w:r>
            <w:r w:rsidRPr="00EA663B">
              <w:rPr>
                <w:rFonts w:ascii="Trebuchet MS" w:hAnsi="Trebuchet MS" w:cs="Trebuchet MS"/>
                <w:sz w:val="18"/>
                <w:szCs w:val="18"/>
              </w:rPr>
              <w:t xml:space="preserve">Artsrig moser og enge med konstant vandmættet jordbund på særligt kalkrig bund, således at den særlige rigkærsvegetation opstår. Med græsning eller slåning er vegetationen åben og lavtvoksende som regel med mange små starer og mosser. Uden græsning eller slåning udvikles mere højtvoksende og tilgroede typer, som efterhånden ændres til krat eller sumpskov. </w:t>
            </w:r>
            <w:r w:rsidRPr="00EA663B">
              <w:rPr>
                <w:rFonts w:ascii="Trebuchet MS" w:hAnsi="Trebuchet MS"/>
                <w:sz w:val="18"/>
                <w:szCs w:val="18"/>
              </w:rPr>
              <w:t>Ekstremrigkær adskiller sig fra rigkær ved forekomst af særlige plantearter som: Butblomstret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482" w:name="_Toc292713318"/>
      <w:bookmarkStart w:id="483" w:name="_Toc292865283"/>
      <w:bookmarkStart w:id="484" w:name="_Toc63351437"/>
      <w:bookmarkStart w:id="485" w:name="_Toc68694306"/>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482"/>
      <w:bookmarkEnd w:id="483"/>
      <w:bookmarkEnd w:id="484"/>
      <w:bookmarkEnd w:id="485"/>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r>
              <w:rPr>
                <w:rFonts w:ascii="Trebuchet MS" w:hAnsi="Trebuchet MS"/>
                <w:sz w:val="18"/>
                <w:szCs w:val="18"/>
              </w:rPr>
              <w:t>pleje_type_kode</w:t>
            </w:r>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r>
              <w:rPr>
                <w:rFonts w:ascii="Trebuchet MS" w:hAnsi="Trebuchet MS"/>
                <w:sz w:val="18"/>
                <w:szCs w:val="18"/>
              </w:rPr>
              <w:t>pleje_ty_k</w:t>
            </w:r>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pleje_type_label</w:t>
            </w:r>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pleje_ty_l</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ortidsmindenr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r>
              <w:rPr>
                <w:rFonts w:ascii="Trebuchet MS" w:hAnsi="Trebuchet MS"/>
                <w:sz w:val="18"/>
                <w:szCs w:val="18"/>
              </w:rPr>
              <w:t>fortidsm</w:t>
            </w:r>
            <w:r w:rsidRPr="00CE1917">
              <w:rPr>
                <w:rFonts w:ascii="Trebuchet MS" w:hAnsi="Trebuchet MS"/>
                <w:sz w:val="18"/>
                <w:szCs w:val="18"/>
              </w:rPr>
              <w:t>nr</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faciliteter_kode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r>
              <w:rPr>
                <w:rFonts w:ascii="Trebuchet MS" w:hAnsi="Trebuchet MS"/>
                <w:sz w:val="18"/>
                <w:szCs w:val="18"/>
              </w:rPr>
              <w:t>facilite_k</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r>
              <w:rPr>
                <w:rFonts w:ascii="Trebuchet MS" w:hAnsi="Trebuchet MS"/>
                <w:sz w:val="18"/>
                <w:szCs w:val="18"/>
              </w:rPr>
              <w:t>facilite</w:t>
            </w:r>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ESDH-nr. på aftalen fuldt omfang/ordlyd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r>
              <w:rPr>
                <w:rFonts w:ascii="Trebuchet MS" w:hAnsi="Trebuchet MS" w:cs="Trebuchet MS"/>
                <w:sz w:val="18"/>
                <w:szCs w:val="18"/>
              </w:rPr>
              <w:t>s</w:t>
            </w:r>
            <w:r w:rsidRPr="008A756A">
              <w:rPr>
                <w:rFonts w:ascii="Trebuchet MS" w:hAnsi="Trebuchet MS" w:cs="Trebuchet MS"/>
                <w:sz w:val="18"/>
                <w:szCs w:val="18"/>
              </w:rPr>
              <w:t>agsnr</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_ty</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antal_moder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r>
              <w:rPr>
                <w:rFonts w:ascii="Trebuchet MS" w:hAnsi="Trebuchet MS"/>
                <w:sz w:val="18"/>
                <w:szCs w:val="18"/>
              </w:rPr>
              <w:t>antal_mode</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CHR nummer (Det Centrale HusdyrbrugsRegist</w:t>
            </w:r>
            <w:r>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Navn på dyreholder</w:t>
            </w:r>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NaturaGræsKlipning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r>
              <w:rPr>
                <w:rFonts w:ascii="Trebuchet MS" w:hAnsi="Trebuchet MS"/>
                <w:sz w:val="18"/>
                <w:szCs w:val="18"/>
              </w:rPr>
              <w:t>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Mobil 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E-mail på dyreholder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Dato for hvornår kontaktinfo på dyreholder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dyreholder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r>
              <w:rPr>
                <w:rFonts w:ascii="Trebuchet MS" w:hAnsi="Trebuchet MS"/>
                <w:sz w:val="18"/>
                <w:szCs w:val="18"/>
              </w:rPr>
              <w:t>Driftdatabase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5106 Pleje_type</w:t>
      </w:r>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lastRenderedPageBreak/>
              <w:t>pleje_type_kode</w:t>
            </w:r>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w:t>
            </w:r>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pleje_type_label</w:t>
            </w:r>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faciliteter_kode</w:t>
            </w:r>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8"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29"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0"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1"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En parkeringsplads/et område,beregnet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486" w:name="_Toc63351438"/>
      <w:bookmarkStart w:id="487" w:name="_Toc292713328"/>
      <w:bookmarkStart w:id="488" w:name="_Toc292865339"/>
    </w:p>
    <w:p w14:paraId="70985176" w14:textId="24C07CD7" w:rsidR="00CB4BEB" w:rsidRPr="00594F04" w:rsidRDefault="00CB4BEB" w:rsidP="00CB4BEB">
      <w:pPr>
        <w:pStyle w:val="Overskrift2"/>
        <w:rPr>
          <w:kern w:val="32"/>
        </w:rPr>
      </w:pPr>
      <w:bookmarkStart w:id="489" w:name="_Toc68694307"/>
      <w:r w:rsidRPr="00A01432">
        <w:rPr>
          <w:kern w:val="32"/>
        </w:rPr>
        <w:t xml:space="preserve">5.2.8 </w:t>
      </w:r>
      <w:r w:rsidRPr="00594F04">
        <w:rPr>
          <w:kern w:val="32"/>
        </w:rPr>
        <w:t>Arter Invasive Punkt (5107)</w:t>
      </w:r>
      <w:bookmarkEnd w:id="486"/>
      <w:bookmarkEnd w:id="489"/>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2"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Dyrart,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490" w:name="_Toc63351439"/>
    </w:p>
    <w:p w14:paraId="60D1DBEA" w14:textId="22B8A1A3" w:rsidR="00CB4BEB" w:rsidRPr="003A52C1" w:rsidRDefault="00CB4BEB" w:rsidP="00CB4BEB">
      <w:pPr>
        <w:pStyle w:val="Overskrift2"/>
        <w:rPr>
          <w:kern w:val="32"/>
        </w:rPr>
      </w:pPr>
      <w:bookmarkStart w:id="491" w:name="_Toc68694308"/>
      <w:r w:rsidRPr="003A52C1">
        <w:rPr>
          <w:kern w:val="32"/>
        </w:rPr>
        <w:t>5.2.9 Grønt partnerskab (5108)</w:t>
      </w:r>
      <w:bookmarkEnd w:id="490"/>
      <w:bookmarkEnd w:id="491"/>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kontakt_navn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r>
              <w:rPr>
                <w:rFonts w:ascii="Trebuchet MS" w:hAnsi="Trebuchet MS"/>
                <w:sz w:val="18"/>
                <w:szCs w:val="18"/>
              </w:rPr>
              <w:t>kontakt_na</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r w:rsidRPr="003A52C1">
              <w:rPr>
                <w:rFonts w:ascii="Trebuchet MS" w:hAnsi="Trebuchet MS"/>
                <w:sz w:val="18"/>
                <w:szCs w:val="18"/>
              </w:rPr>
              <w:lastRenderedPageBreak/>
              <w:t>kontakt_opl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kontakt_op</w:t>
            </w:r>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r w:rsidRPr="003A52C1">
              <w:rPr>
                <w:rFonts w:ascii="Trebuchet MS" w:hAnsi="Trebuchet MS"/>
                <w:sz w:val="18"/>
                <w:szCs w:val="18"/>
              </w:rPr>
              <w:t>formaal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formaal</w:t>
            </w:r>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lastRenderedPageBreak/>
              <w:t>KLE_koder</w:t>
            </w:r>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r w:rsidRPr="009D3782">
              <w:rPr>
                <w:rFonts w:ascii="Trebuchet MS" w:hAnsi="Trebuchet MS" w:cs="Trebuchet MS"/>
                <w:sz w:val="18"/>
                <w:szCs w:val="18"/>
              </w:rPr>
              <w:t>GeoDanmark</w:t>
            </w:r>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492" w:name="_Toc63351440"/>
      <w:bookmarkStart w:id="493" w:name="_Toc68694309"/>
      <w:r w:rsidRPr="00066C65">
        <w:lastRenderedPageBreak/>
        <w:t>5.</w:t>
      </w:r>
      <w:r>
        <w:t>3</w:t>
      </w:r>
      <w:r w:rsidRPr="00066C65">
        <w:t xml:space="preserve"> Miljø</w:t>
      </w:r>
      <w:bookmarkEnd w:id="487"/>
      <w:bookmarkEnd w:id="488"/>
      <w:bookmarkEnd w:id="492"/>
      <w:bookmarkEnd w:id="493"/>
    </w:p>
    <w:p w14:paraId="16857AE8" w14:textId="77777777" w:rsidR="00CB4BEB" w:rsidRDefault="00CB4BEB" w:rsidP="00CB4BEB">
      <w:pPr>
        <w:pStyle w:val="Overskrift2"/>
        <w:rPr>
          <w:kern w:val="32"/>
        </w:rPr>
      </w:pPr>
      <w:bookmarkStart w:id="494" w:name="_Toc292713329"/>
      <w:bookmarkStart w:id="495" w:name="_Toc292865340"/>
      <w:bookmarkStart w:id="496" w:name="_Toc63351441"/>
      <w:bookmarkStart w:id="497" w:name="_Toc68694310"/>
      <w:r>
        <w:rPr>
          <w:kern w:val="32"/>
        </w:rPr>
        <w:t>5.3.</w:t>
      </w:r>
      <w:r w:rsidRPr="00066C65">
        <w:rPr>
          <w:kern w:val="32"/>
        </w:rPr>
        <w:t xml:space="preserve">1 </w:t>
      </w:r>
      <w:bookmarkStart w:id="498" w:name="_Hlk59516779"/>
      <w:r>
        <w:rPr>
          <w:kern w:val="32"/>
        </w:rPr>
        <w:t>Affaldprod_udbringning</w:t>
      </w:r>
      <w:r w:rsidRPr="00066C65">
        <w:rPr>
          <w:kern w:val="32"/>
        </w:rPr>
        <w:t xml:space="preserve"> (5</w:t>
      </w:r>
      <w:r>
        <w:rPr>
          <w:kern w:val="32"/>
        </w:rPr>
        <w:t>2</w:t>
      </w:r>
      <w:r w:rsidRPr="00066C65">
        <w:rPr>
          <w:kern w:val="32"/>
        </w:rPr>
        <w:t>00)</w:t>
      </w:r>
      <w:bookmarkEnd w:id="494"/>
      <w:bookmarkEnd w:id="495"/>
      <w:bookmarkEnd w:id="496"/>
      <w:bookmarkEnd w:id="497"/>
      <w:r w:rsidRPr="00980FAF">
        <w:rPr>
          <w:kern w:val="32"/>
        </w:rPr>
        <w:t xml:space="preserve"> </w:t>
      </w:r>
      <w:bookmarkEnd w:id="498"/>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r>
              <w:rPr>
                <w:rFonts w:ascii="Trebuchet MS" w:hAnsi="Trebuchet MS"/>
                <w:sz w:val="18"/>
                <w:szCs w:val="18"/>
              </w:rPr>
              <w:t>affald_pr_k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r>
              <w:rPr>
                <w:rFonts w:ascii="Trebuchet MS" w:hAnsi="Trebuchet MS"/>
                <w:sz w:val="18"/>
                <w:szCs w:val="18"/>
              </w:rPr>
              <w:t>affald_pr</w:t>
            </w:r>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ejd_nr</w:t>
            </w:r>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r w:rsidRPr="004B0141">
              <w:rPr>
                <w:rFonts w:ascii="Trebuchet MS" w:hAnsi="Trebuchet MS"/>
                <w:sz w:val="18"/>
                <w:szCs w:val="18"/>
              </w:rPr>
              <w:t>ejd_nr</w:t>
            </w:r>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cvf_vejkode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husnr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postnr_by</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adr_id</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dosering_toerstof</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r>
              <w:rPr>
                <w:rFonts w:ascii="Trebuchet MS" w:hAnsi="Trebuchet MS"/>
                <w:sz w:val="18"/>
                <w:szCs w:val="18"/>
              </w:rPr>
              <w:t>dose_toers</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dosering_vaadvaegt</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r>
              <w:rPr>
                <w:rFonts w:ascii="Trebuchet MS" w:hAnsi="Trebuchet MS"/>
                <w:sz w:val="18"/>
                <w:szCs w:val="18"/>
              </w:rPr>
              <w:t>dose_vaadv</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w:t>
            </w:r>
            <w:r>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w:t>
            </w:r>
            <w:r>
              <w:rPr>
                <w:rFonts w:ascii="Trebuchet MS" w:hAnsi="Trebuchet MS"/>
                <w:sz w:val="18"/>
                <w:szCs w:val="18"/>
              </w:rPr>
              <w:t>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_udn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udbringning_aar</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r>
              <w:rPr>
                <w:rFonts w:ascii="Trebuchet MS" w:hAnsi="Trebuchet MS"/>
                <w:sz w:val="18"/>
                <w:szCs w:val="18"/>
              </w:rPr>
              <w:t>udbrin</w:t>
            </w:r>
            <w:r w:rsidRPr="004B0141">
              <w:rPr>
                <w:rFonts w:ascii="Trebuchet MS" w:hAnsi="Trebuchet MS"/>
                <w:sz w:val="18"/>
                <w:szCs w:val="18"/>
              </w:rPr>
              <w:t>_aar</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Affald_prod</w:t>
      </w:r>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affald_prod_kode</w:t>
            </w:r>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affald_prod</w:t>
            </w:r>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499" w:name="_Toc292713330"/>
      <w:bookmarkStart w:id="500" w:name="_Toc292865346"/>
      <w:bookmarkStart w:id="501" w:name="_Toc63351442"/>
      <w:bookmarkStart w:id="502" w:name="_Toc68694311"/>
      <w:r w:rsidRPr="00066C65">
        <w:lastRenderedPageBreak/>
        <w:t>5.</w:t>
      </w:r>
      <w:r>
        <w:t>4</w:t>
      </w:r>
      <w:r w:rsidRPr="00066C65">
        <w:t xml:space="preserve"> Landbrug</w:t>
      </w:r>
      <w:bookmarkEnd w:id="499"/>
      <w:bookmarkEnd w:id="500"/>
      <w:bookmarkEnd w:id="501"/>
      <w:bookmarkEnd w:id="502"/>
    </w:p>
    <w:p w14:paraId="723EE925" w14:textId="77777777" w:rsidR="00CB4BEB" w:rsidRDefault="00CB4BEB" w:rsidP="00CB4BEB">
      <w:pPr>
        <w:pStyle w:val="Overskrift2"/>
        <w:rPr>
          <w:kern w:val="32"/>
        </w:rPr>
      </w:pPr>
      <w:bookmarkStart w:id="503" w:name="_Toc63351443"/>
      <w:bookmarkStart w:id="504" w:name="_Toc68694312"/>
      <w:bookmarkStart w:id="505"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503"/>
      <w:bookmarkEnd w:id="504"/>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r>
              <w:rPr>
                <w:rFonts w:ascii="Trebuchet MS" w:hAnsi="Trebuchet MS"/>
                <w:sz w:val="18"/>
                <w:szCs w:val="18"/>
              </w:rPr>
              <w:t>planlagt_aktivitet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r>
              <w:rPr>
                <w:rFonts w:ascii="Trebuchet MS" w:hAnsi="Trebuchet MS"/>
                <w:sz w:val="18"/>
                <w:szCs w:val="18"/>
              </w:rPr>
              <w:t>planl_akti</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506" w:name="_Toc292865383"/>
      <w:r>
        <w:br w:type="page"/>
      </w:r>
    </w:p>
    <w:p w14:paraId="1FEBE6B2" w14:textId="77777777" w:rsidR="00CB4BEB" w:rsidRPr="00611D52" w:rsidRDefault="00CB4BEB" w:rsidP="00CB4BEB">
      <w:pPr>
        <w:pStyle w:val="Overskrift1"/>
      </w:pPr>
      <w:bookmarkStart w:id="507" w:name="_Toc63351444"/>
      <w:bookmarkStart w:id="508" w:name="_Toc68694313"/>
      <w:r w:rsidRPr="00D56BF7">
        <w:lastRenderedPageBreak/>
        <w:t>5.</w:t>
      </w:r>
      <w:r>
        <w:t>5</w:t>
      </w:r>
      <w:r w:rsidRPr="00D56BF7">
        <w:t xml:space="preserve"> Affald og genbrug</w:t>
      </w:r>
      <w:bookmarkEnd w:id="505"/>
      <w:bookmarkEnd w:id="506"/>
      <w:bookmarkEnd w:id="507"/>
      <w:bookmarkEnd w:id="508"/>
    </w:p>
    <w:p w14:paraId="37FDEF31" w14:textId="77777777" w:rsidR="00CB4BEB" w:rsidRDefault="00CB4BEB" w:rsidP="00CB4BEB">
      <w:pPr>
        <w:pStyle w:val="Overskrift2"/>
        <w:rPr>
          <w:kern w:val="32"/>
        </w:rPr>
      </w:pPr>
      <w:bookmarkStart w:id="509" w:name="_Toc292713338"/>
      <w:bookmarkStart w:id="510" w:name="_Toc292865384"/>
      <w:bookmarkStart w:id="511" w:name="_Toc63351445"/>
      <w:bookmarkStart w:id="512" w:name="_Toc68694314"/>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509"/>
      <w:bookmarkEnd w:id="510"/>
      <w:bookmarkEnd w:id="511"/>
      <w:bookmarkEnd w:id="512"/>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gyldig_fra</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gyldig_til</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distrikt_nr</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 nr</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distrikt_navn</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affaldstype_kode</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afh_frekvens</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afh_dag</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renovatoer_cvr</w:t>
            </w:r>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KLE_koder</w:t>
            </w:r>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r w:rsidRPr="00A65F59">
              <w:rPr>
                <w:rFonts w:ascii="Trebuchet MS" w:hAnsi="Trebuchet MS" w:cs="Trebuchet MS"/>
                <w:sz w:val="18"/>
                <w:szCs w:val="18"/>
              </w:rPr>
              <w:t>GeoDanmark</w:t>
            </w:r>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w:t>
            </w:r>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513" w:name="_Toc292713340"/>
      <w:bookmarkStart w:id="514"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5.5.1.3.1   5400 affaldstype_type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affaldstype_kode</w:t>
            </w:r>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515" w:name="_Toc63351446"/>
    </w:p>
    <w:p w14:paraId="2D5E813D" w14:textId="37C41BFB" w:rsidR="00CB4BEB" w:rsidRDefault="00CB4BEB" w:rsidP="00CB4BEB">
      <w:pPr>
        <w:pStyle w:val="Overskrift2"/>
        <w:rPr>
          <w:kern w:val="32"/>
        </w:rPr>
      </w:pPr>
      <w:bookmarkStart w:id="516" w:name="_Toc68694315"/>
      <w:r>
        <w:rPr>
          <w:kern w:val="32"/>
        </w:rPr>
        <w:t>5.5.2</w:t>
      </w:r>
      <w:r w:rsidRPr="00066C65">
        <w:rPr>
          <w:kern w:val="32"/>
        </w:rPr>
        <w:t xml:space="preserve"> </w:t>
      </w:r>
      <w:bookmarkStart w:id="517"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513"/>
      <w:bookmarkEnd w:id="514"/>
      <w:bookmarkEnd w:id="515"/>
      <w:bookmarkEnd w:id="516"/>
      <w:r w:rsidRPr="00260F62">
        <w:rPr>
          <w:kern w:val="32"/>
        </w:rPr>
        <w:t xml:space="preserve"> </w:t>
      </w:r>
      <w:bookmarkEnd w:id="517"/>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Komposteringssplads</w:t>
            </w:r>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518"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cvf_vejkode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r>
              <w:rPr>
                <w:rFonts w:ascii="Trebuchet MS" w:hAnsi="Trebuchet MS"/>
                <w:sz w:val="18"/>
                <w:szCs w:val="18"/>
              </w:rPr>
              <w:t>h</w:t>
            </w:r>
            <w:r w:rsidRPr="000B2E88">
              <w:rPr>
                <w:rFonts w:ascii="Trebuchet MS" w:hAnsi="Trebuchet MS"/>
                <w:sz w:val="18"/>
                <w:szCs w:val="18"/>
              </w:rPr>
              <w:t>usnr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postnr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postnr_by</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adr_id</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518"/>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Sæt et punkt centralt i genbrugsområdet ud fra ortofoto.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5.5.2.4.1   5401 Gs_type</w:t>
      </w:r>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gs_type_kode</w:t>
            </w:r>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gs_type</w:t>
            </w:r>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Komposteringssanlæg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519" w:name="_Toc292713341"/>
      <w:bookmarkStart w:id="520" w:name="_Toc292865402"/>
      <w:bookmarkStart w:id="521" w:name="_Toc63351447"/>
    </w:p>
    <w:p w14:paraId="365D3A2A" w14:textId="2FBE884F" w:rsidR="00CB4BEB" w:rsidRDefault="00CB4BEB" w:rsidP="00CB4BEB">
      <w:pPr>
        <w:pStyle w:val="Overskrift2"/>
        <w:rPr>
          <w:kern w:val="32"/>
        </w:rPr>
      </w:pPr>
      <w:bookmarkStart w:id="522" w:name="_Toc68694316"/>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519"/>
      <w:bookmarkEnd w:id="520"/>
      <w:bookmarkEnd w:id="521"/>
      <w:bookmarkEnd w:id="522"/>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type_kode</w:t>
            </w:r>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r>
              <w:rPr>
                <w:rFonts w:ascii="Trebuchet MS" w:hAnsi="Trebuchet MS"/>
                <w:sz w:val="18"/>
                <w:szCs w:val="18"/>
              </w:rPr>
              <w:t>gc_type_k</w:t>
            </w:r>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Placeres ud fra ortofoto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5.5.3.3.1   5402 GC_Type</w:t>
      </w:r>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gc_type_kode</w:t>
            </w:r>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gc_type</w:t>
            </w:r>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Metallåg o.lign.</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523" w:name="_Toc292713342"/>
      <w:bookmarkStart w:id="524" w:name="_Toc292865408"/>
      <w:bookmarkStart w:id="525" w:name="_Toc63351448"/>
      <w:bookmarkStart w:id="526" w:name="_Toc68694317"/>
      <w:r w:rsidRPr="00066C65">
        <w:lastRenderedPageBreak/>
        <w:t>5.</w:t>
      </w:r>
      <w:r>
        <w:t>6</w:t>
      </w:r>
      <w:r w:rsidRPr="00066C65">
        <w:t xml:space="preserve"> Forsyning</w:t>
      </w:r>
      <w:bookmarkEnd w:id="523"/>
      <w:bookmarkEnd w:id="524"/>
      <w:bookmarkEnd w:id="525"/>
      <w:bookmarkEnd w:id="526"/>
    </w:p>
    <w:p w14:paraId="02CE0F08" w14:textId="77777777" w:rsidR="00CB4BEB" w:rsidRDefault="00CB4BEB" w:rsidP="00CB4BEB">
      <w:pPr>
        <w:pStyle w:val="Overskrift2"/>
        <w:rPr>
          <w:kern w:val="32"/>
        </w:rPr>
      </w:pPr>
      <w:bookmarkStart w:id="527" w:name="_Toc292713343"/>
      <w:bookmarkStart w:id="528" w:name="_Toc292865409"/>
      <w:bookmarkStart w:id="529" w:name="_Toc63351449"/>
      <w:bookmarkStart w:id="530" w:name="_Toc68694318"/>
      <w:r w:rsidRPr="00A01432">
        <w:rPr>
          <w:kern w:val="32"/>
        </w:rPr>
        <w:t>5.6.1 Elforsyningsområde (5500)</w:t>
      </w:r>
      <w:bookmarkEnd w:id="527"/>
      <w:bookmarkEnd w:id="528"/>
      <w:bookmarkEnd w:id="529"/>
      <w:bookmarkEnd w:id="530"/>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r>
              <w:rPr>
                <w:rFonts w:ascii="Trebuchet MS" w:hAnsi="Trebuchet MS"/>
                <w:sz w:val="18"/>
                <w:szCs w:val="18"/>
              </w:rPr>
              <w:t>n</w:t>
            </w:r>
            <w:r w:rsidRPr="00FD54CF">
              <w:rPr>
                <w:rFonts w:ascii="Trebuchet MS" w:hAnsi="Trebuchet MS"/>
                <w:sz w:val="18"/>
                <w:szCs w:val="18"/>
              </w:rPr>
              <w:t>et_s_nr</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r>
              <w:rPr>
                <w:rFonts w:ascii="Trebuchet MS" w:hAnsi="Trebuchet MS"/>
                <w:sz w:val="18"/>
                <w:szCs w:val="18"/>
              </w:rPr>
              <w:t>N</w:t>
            </w:r>
            <w:r w:rsidR="00CB4BEB" w:rsidRPr="00FD54CF">
              <w:rPr>
                <w:rFonts w:ascii="Trebuchet MS" w:hAnsi="Trebuchet MS"/>
                <w:sz w:val="18"/>
                <w:szCs w:val="18"/>
              </w:rPr>
              <w:t>r på Netselskab</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w:t>
            </w:r>
            <w:r>
              <w:rPr>
                <w:rFonts w:ascii="Trebuchet MS" w:hAnsi="Trebuchet MS"/>
                <w:sz w:val="18"/>
                <w:szCs w:val="18"/>
              </w:rPr>
              <w:t>cvr</w:t>
            </w:r>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 samt evt. andre distrikter fra FKG. Særligt affaldsdistriktsgrænser er relevante her.</w:t>
            </w:r>
          </w:p>
        </w:tc>
      </w:tr>
    </w:tbl>
    <w:p w14:paraId="04E2517B" w14:textId="77777777" w:rsidR="00DF11C9" w:rsidRDefault="00DF11C9" w:rsidP="00DF11C9">
      <w:bookmarkStart w:id="531" w:name="_Toc63351455"/>
      <w:bookmarkStart w:id="532" w:name="_Toc292713346"/>
      <w:bookmarkStart w:id="533" w:name="_Toc292865427"/>
    </w:p>
    <w:p w14:paraId="4A9DAFE1" w14:textId="3C6835BC" w:rsidR="00CB4BEB" w:rsidRDefault="00CB4BEB" w:rsidP="00CB4BEB">
      <w:pPr>
        <w:pStyle w:val="Overskrift2"/>
        <w:rPr>
          <w:kern w:val="32"/>
        </w:rPr>
      </w:pPr>
      <w:bookmarkStart w:id="534" w:name="_Toc68694319"/>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531"/>
      <w:bookmarkEnd w:id="53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r>
              <w:rPr>
                <w:rFonts w:ascii="Trebuchet MS" w:hAnsi="Trebuchet MS"/>
                <w:sz w:val="18"/>
                <w:szCs w:val="18"/>
              </w:rPr>
              <w:t>anlaeg_type_kode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r>
              <w:rPr>
                <w:rFonts w:ascii="Trebuchet MS" w:hAnsi="Trebuchet MS"/>
                <w:sz w:val="18"/>
                <w:szCs w:val="18"/>
              </w:rPr>
              <w:t>anlaeg_ty_k</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anlaeg_type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r>
              <w:rPr>
                <w:rFonts w:ascii="Trebuchet MS" w:hAnsi="Trebuchet MS"/>
                <w:sz w:val="18"/>
                <w:szCs w:val="18"/>
              </w:rPr>
              <w:t>anlaeg_ty</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r w:rsidRPr="00A71758">
              <w:rPr>
                <w:rFonts w:ascii="Trebuchet MS" w:hAnsi="Trebuchet MS" w:cs="Trebuchet MS"/>
                <w:sz w:val="18"/>
                <w:szCs w:val="18"/>
              </w:rPr>
              <w:t>GeoDanmark</w:t>
            </w:r>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r w:rsidRPr="00A71758">
              <w:rPr>
                <w:rFonts w:ascii="Trebuchet MS" w:hAnsi="Trebuchet MS" w:cs="Trebuchet MS"/>
                <w:sz w:val="18"/>
                <w:szCs w:val="18"/>
              </w:rPr>
              <w:t>GeoDanmark</w:t>
            </w:r>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Anlaegtype</w:t>
      </w:r>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anlaeg_type_kode</w:t>
            </w:r>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w:t>
            </w:r>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535" w:name="_Toc63351456"/>
    </w:p>
    <w:p w14:paraId="7BEF3B2D" w14:textId="43283357" w:rsidR="00CB4BEB" w:rsidRPr="0004101F" w:rsidRDefault="00CB4BEB" w:rsidP="00CB4BEB">
      <w:pPr>
        <w:pStyle w:val="Overskrift2"/>
        <w:rPr>
          <w:kern w:val="32"/>
        </w:rPr>
      </w:pPr>
      <w:bookmarkStart w:id="536" w:name="_Toc68694320"/>
      <w:r w:rsidRPr="0004101F">
        <w:rPr>
          <w:kern w:val="32"/>
        </w:rPr>
        <w:t>5.6.</w:t>
      </w:r>
      <w:r>
        <w:rPr>
          <w:kern w:val="32"/>
        </w:rPr>
        <w:t>8</w:t>
      </w:r>
      <w:r w:rsidRPr="0004101F">
        <w:rPr>
          <w:kern w:val="32"/>
        </w:rPr>
        <w:t xml:space="preserve"> Fiberkabel (550</w:t>
      </w:r>
      <w:r>
        <w:rPr>
          <w:kern w:val="32"/>
        </w:rPr>
        <w:t>7</w:t>
      </w:r>
      <w:r w:rsidRPr="0004101F">
        <w:rPr>
          <w:kern w:val="32"/>
        </w:rPr>
        <w:t>)</w:t>
      </w:r>
      <w:bookmarkEnd w:id="535"/>
      <w:bookmarkEnd w:id="536"/>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w:t>
            </w:r>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r>
              <w:rPr>
                <w:rFonts w:ascii="Trebuchet MS" w:hAnsi="Trebuchet MS"/>
                <w:sz w:val="18"/>
                <w:szCs w:val="18"/>
              </w:rPr>
              <w:t>aar_i_jord</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r>
              <w:rPr>
                <w:rFonts w:ascii="Trebuchet MS" w:hAnsi="Trebuchet MS"/>
                <w:sz w:val="18"/>
                <w:szCs w:val="18"/>
              </w:rPr>
              <w:t>aar_i_jord</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r>
              <w:rPr>
                <w:rFonts w:ascii="Trebuchet MS" w:hAnsi="Trebuchet MS"/>
                <w:sz w:val="18"/>
                <w:szCs w:val="18"/>
              </w:rPr>
              <w:t>antal_kabler</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r>
              <w:rPr>
                <w:rFonts w:ascii="Trebuchet MS" w:hAnsi="Trebuchet MS"/>
                <w:sz w:val="18"/>
                <w:szCs w:val="18"/>
              </w:rPr>
              <w:t>antal_kabl</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537" w:name="_Toc63351457"/>
    </w:p>
    <w:p w14:paraId="490FE2D7" w14:textId="4148DF42" w:rsidR="00CB4BEB" w:rsidRPr="003A52C1" w:rsidRDefault="00CB4BEB" w:rsidP="00CB4BEB">
      <w:pPr>
        <w:pStyle w:val="Overskrift2"/>
        <w:rPr>
          <w:kern w:val="32"/>
        </w:rPr>
      </w:pPr>
      <w:bookmarkStart w:id="538" w:name="_Toc68694321"/>
      <w:r w:rsidRPr="003A52C1">
        <w:rPr>
          <w:kern w:val="32"/>
        </w:rPr>
        <w:t xml:space="preserve">5.6.9 </w:t>
      </w:r>
      <w:bookmarkStart w:id="539" w:name="_Hlk59516911"/>
      <w:r w:rsidRPr="003A52C1">
        <w:rPr>
          <w:kern w:val="32"/>
        </w:rPr>
        <w:t>Husstandsmøller (5508)</w:t>
      </w:r>
      <w:bookmarkEnd w:id="537"/>
      <w:bookmarkEnd w:id="538"/>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539"/>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moelletype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Kingspan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hoejde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stoej_kode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w:t>
            </w:r>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cvf_vejkode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husnr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postnr_by</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adr_id</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At registrere modtaget ansøgninger om tilladelser til at opstille husstandsvindmølle og til at levere det nødvendige kortgrundlag til sagsbehandlingen - VVM screeninger,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stoej_kode</w:t>
            </w:r>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w:t>
            </w:r>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540" w:name="_Toc63351458"/>
      <w:bookmarkStart w:id="541" w:name="_Toc68694322"/>
      <w:r>
        <w:lastRenderedPageBreak/>
        <w:t>5.7</w:t>
      </w:r>
      <w:r w:rsidRPr="00066C65">
        <w:t xml:space="preserve"> Vej og trafik</w:t>
      </w:r>
      <w:bookmarkEnd w:id="532"/>
      <w:bookmarkEnd w:id="533"/>
      <w:bookmarkEnd w:id="540"/>
      <w:bookmarkEnd w:id="541"/>
    </w:p>
    <w:p w14:paraId="22D9F0E2" w14:textId="77777777" w:rsidR="00CB4BEB" w:rsidRPr="00C2501A" w:rsidRDefault="00CB4BEB" w:rsidP="00CB4BEB">
      <w:pPr>
        <w:pStyle w:val="Overskrift2"/>
        <w:rPr>
          <w:kern w:val="32"/>
        </w:rPr>
      </w:pPr>
      <w:bookmarkStart w:id="542" w:name="_Toc292713347"/>
      <w:bookmarkStart w:id="543" w:name="_Toc292865428"/>
      <w:bookmarkStart w:id="544" w:name="_Toc63351459"/>
      <w:bookmarkStart w:id="545" w:name="_Toc68694323"/>
      <w:r w:rsidRPr="00A01432">
        <w:rPr>
          <w:kern w:val="32"/>
        </w:rPr>
        <w:t>5.7.1 Vintervedligeholdelse (5600)</w:t>
      </w:r>
      <w:bookmarkEnd w:id="542"/>
      <w:bookmarkEnd w:id="543"/>
      <w:bookmarkEnd w:id="544"/>
      <w:bookmarkEnd w:id="545"/>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r w:rsidRPr="001D6480">
              <w:rPr>
                <w:rFonts w:ascii="Trebuchet MS" w:hAnsi="Trebuchet MS" w:cs="Trebuchet MS"/>
                <w:b/>
                <w:bCs/>
                <w:sz w:val="18"/>
                <w:szCs w:val="18"/>
              </w:rPr>
              <w:t>Obligatorisk  /frit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r>
              <w:rPr>
                <w:rFonts w:ascii="Trebuchet MS" w:hAnsi="Trebuchet MS"/>
                <w:sz w:val="18"/>
                <w:szCs w:val="18"/>
              </w:rPr>
              <w:t>rute</w:t>
            </w:r>
            <w:r w:rsidRPr="00A967CE">
              <w:rPr>
                <w:rFonts w:ascii="Trebuchet MS" w:hAnsi="Trebuchet MS"/>
                <w:sz w:val="18"/>
                <w:szCs w:val="18"/>
              </w:rPr>
              <w:t>_kode</w:t>
            </w:r>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r>
              <w:rPr>
                <w:rFonts w:ascii="Trebuchet MS" w:hAnsi="Trebuchet MS"/>
                <w:sz w:val="18"/>
                <w:szCs w:val="18"/>
              </w:rPr>
              <w:t>rute_k</w:t>
            </w:r>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r>
              <w:rPr>
                <w:rFonts w:ascii="Trebuchet MS" w:hAnsi="Trebuchet MS"/>
                <w:sz w:val="18"/>
                <w:szCs w:val="18"/>
              </w:rPr>
              <w:t>rute_entreprenoer_sne</w:t>
            </w:r>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r>
              <w:rPr>
                <w:rFonts w:ascii="Trebuchet MS" w:hAnsi="Trebuchet MS"/>
                <w:sz w:val="18"/>
                <w:szCs w:val="18"/>
              </w:rPr>
              <w:t>rute_e_sne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r>
              <w:rPr>
                <w:rFonts w:ascii="Trebuchet MS" w:hAnsi="Trebuchet MS"/>
                <w:sz w:val="18"/>
                <w:szCs w:val="18"/>
              </w:rPr>
              <w:t>rute_nr_sne</w:t>
            </w:r>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r>
              <w:rPr>
                <w:rFonts w:ascii="Trebuchet MS" w:hAnsi="Trebuchet MS"/>
                <w:sz w:val="18"/>
                <w:szCs w:val="18"/>
              </w:rPr>
              <w:t>rute_nrsne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r>
              <w:rPr>
                <w:rFonts w:ascii="Trebuchet MS" w:hAnsi="Trebuchet MS"/>
                <w:sz w:val="18"/>
                <w:szCs w:val="18"/>
              </w:rPr>
              <w:t>rute_entreprenoer_salt</w:t>
            </w:r>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r>
              <w:rPr>
                <w:rFonts w:ascii="Trebuchet MS" w:hAnsi="Trebuchet MS"/>
                <w:sz w:val="18"/>
                <w:szCs w:val="18"/>
              </w:rPr>
              <w:t>rute_e_sal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r>
              <w:rPr>
                <w:rFonts w:ascii="Trebuchet MS" w:hAnsi="Trebuchet MS"/>
                <w:sz w:val="18"/>
                <w:szCs w:val="18"/>
              </w:rPr>
              <w:t>rute_nr_salt</w:t>
            </w:r>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r>
              <w:rPr>
                <w:rFonts w:ascii="Trebuchet MS" w:hAnsi="Trebuchet MS"/>
                <w:sz w:val="18"/>
                <w:szCs w:val="18"/>
              </w:rPr>
              <w:t>rute_nrsal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Samkom, ”Fælles principper for klassificeret vejnet” udgivet af Vejdirektoratet og KTC (Samkom)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r w:rsidRPr="00372CA8">
              <w:rPr>
                <w:rFonts w:ascii="Trebuchet MS" w:hAnsi="Trebuchet MS" w:cs="Trebuchet MS"/>
                <w:sz w:val="18"/>
                <w:szCs w:val="18"/>
              </w:rPr>
              <w:t>GeoDanmark</w:t>
            </w:r>
            <w:r>
              <w:rPr>
                <w:rFonts w:ascii="Trebuchet MS" w:hAnsi="Trebuchet MS" w:cs="Trebuchet MS"/>
                <w:sz w:val="18"/>
                <w:szCs w:val="18"/>
              </w:rPr>
              <w:t>-vejmidte geometrien benyttes eller tilsvarende tema fra f.eks. Vejman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rute_k</w:t>
            </w:r>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546" w:name="_Toc292713348"/>
      <w:bookmarkStart w:id="547" w:name="_Toc292865434"/>
      <w:bookmarkStart w:id="548" w:name="_Toc63351460"/>
    </w:p>
    <w:p w14:paraId="0551125B" w14:textId="7053A52D" w:rsidR="00CB4BEB" w:rsidRDefault="00CB4BEB" w:rsidP="00CB4BEB">
      <w:pPr>
        <w:pStyle w:val="Overskrift2"/>
        <w:rPr>
          <w:kern w:val="32"/>
        </w:rPr>
      </w:pPr>
      <w:bookmarkStart w:id="549" w:name="_Toc68694324"/>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546"/>
      <w:bookmarkEnd w:id="547"/>
      <w:bookmarkEnd w:id="548"/>
      <w:bookmarkEnd w:id="549"/>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r>
              <w:rPr>
                <w:rFonts w:ascii="Trebuchet MS" w:hAnsi="Trebuchet MS"/>
                <w:sz w:val="18"/>
                <w:szCs w:val="18"/>
              </w:rPr>
              <w:t>hasti_type_kode</w:t>
            </w:r>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r>
              <w:rPr>
                <w:rFonts w:ascii="Trebuchet MS" w:hAnsi="Trebuchet MS"/>
                <w:sz w:val="18"/>
                <w:szCs w:val="18"/>
              </w:rPr>
              <w:t>hasti_ty_k</w:t>
            </w:r>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r>
              <w:rPr>
                <w:rFonts w:ascii="Trebuchet MS" w:hAnsi="Trebuchet MS"/>
                <w:sz w:val="18"/>
                <w:szCs w:val="18"/>
              </w:rPr>
              <w:t>hasti_</w:t>
            </w:r>
            <w:r w:rsidRPr="00023736">
              <w:rPr>
                <w:rFonts w:ascii="Trebuchet MS" w:hAnsi="Trebuchet MS"/>
                <w:sz w:val="18"/>
                <w:szCs w:val="18"/>
              </w:rPr>
              <w:t>type</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r>
              <w:rPr>
                <w:rFonts w:ascii="Trebuchet MS" w:hAnsi="Trebuchet MS"/>
                <w:sz w:val="18"/>
                <w:szCs w:val="18"/>
              </w:rPr>
              <w:t>hasti_ty</w:t>
            </w:r>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hastighed_kode</w:t>
            </w:r>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Vejman) kombineret med </w:t>
            </w:r>
            <w:r w:rsidRPr="00F146DF">
              <w:rPr>
                <w:rFonts w:ascii="Trebuchet MS" w:hAnsi="Trebuchet MS" w:cs="Trebuchet MS"/>
                <w:sz w:val="18"/>
                <w:szCs w:val="18"/>
              </w:rPr>
              <w:t>GeoDanmark</w:t>
            </w:r>
            <w:r>
              <w:rPr>
                <w:rFonts w:ascii="Trebuchet MS" w:hAnsi="Trebuchet MS" w:cs="Trebuchet MS"/>
                <w:sz w:val="18"/>
                <w:szCs w:val="18"/>
              </w:rPr>
              <w:t xml:space="preserve">-chikane og -heller m.v. viser hvor der bl.a. er nogle. Ofte kan de typebestemmes ud fra ortofoto. Der snappes til </w:t>
            </w:r>
            <w:r w:rsidRPr="00F146DF">
              <w:rPr>
                <w:rFonts w:ascii="Trebuchet MS" w:hAnsi="Trebuchet MS" w:cs="Trebuchet MS"/>
                <w:sz w:val="18"/>
                <w:szCs w:val="18"/>
              </w:rPr>
              <w:t>GeoDanmark</w:t>
            </w:r>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Opdels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F146DF">
              <w:rPr>
                <w:rFonts w:ascii="Trebuchet MS" w:hAnsi="Trebuchet MS" w:cs="Trebuchet MS"/>
                <w:sz w:val="18"/>
                <w:szCs w:val="18"/>
              </w:rPr>
              <w:t>GeoDanmark</w:t>
            </w:r>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5.7.2.3.1    5601 Hasti_type</w:t>
      </w:r>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r>
              <w:rPr>
                <w:rFonts w:ascii="Trebuchet MS" w:hAnsi="Trebuchet MS" w:cs="Trebuchet MS"/>
                <w:b/>
                <w:bCs/>
                <w:sz w:val="18"/>
                <w:szCs w:val="18"/>
              </w:rPr>
              <w:t>h</w:t>
            </w:r>
            <w:r w:rsidRPr="00272271">
              <w:rPr>
                <w:rFonts w:ascii="Trebuchet MS" w:hAnsi="Trebuchet MS" w:cs="Trebuchet MS"/>
                <w:b/>
                <w:bCs/>
                <w:sz w:val="18"/>
                <w:szCs w:val="18"/>
              </w:rPr>
              <w:t>asti_type_kode</w:t>
            </w:r>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r w:rsidRPr="00272271">
              <w:rPr>
                <w:rFonts w:ascii="Trebuchet MS" w:hAnsi="Trebuchet MS" w:cs="Trebuchet MS"/>
                <w:b/>
                <w:bCs/>
                <w:sz w:val="18"/>
                <w:szCs w:val="18"/>
              </w:rPr>
              <w:t>hasti_type</w:t>
            </w:r>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vejbredden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w:t>
            </w:r>
            <w:r>
              <w:rPr>
                <w:rFonts w:ascii="Trebuchet MS" w:hAnsi="Trebuchet MS"/>
                <w:sz w:val="18"/>
                <w:szCs w:val="18"/>
              </w:rPr>
              <w:t>-</w:t>
            </w:r>
            <w:r w:rsidRPr="001D6480">
              <w:rPr>
                <w:rFonts w:ascii="Trebuchet MS" w:hAnsi="Trebuchet MS"/>
                <w:sz w:val="18"/>
                <w:szCs w:val="18"/>
              </w:rPr>
              <w:t>ring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Kombibump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Flere mindre kuppelformede bump, der placeres forskudt i forhold til hinanden. Også kaldet mushrooms,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550" w:name="_Toc292713349"/>
      <w:bookmarkStart w:id="551" w:name="_Toc292865440"/>
      <w:bookmarkStart w:id="552" w:name="_Toc63351461"/>
    </w:p>
    <w:p w14:paraId="0D344543" w14:textId="5DD4C7DB" w:rsidR="00CB4BEB" w:rsidRDefault="00CB4BEB" w:rsidP="00CB4BEB">
      <w:pPr>
        <w:pStyle w:val="Overskrift2"/>
        <w:rPr>
          <w:kern w:val="32"/>
        </w:rPr>
      </w:pPr>
      <w:bookmarkStart w:id="553" w:name="_Toc68694325"/>
      <w:r>
        <w:rPr>
          <w:kern w:val="32"/>
        </w:rPr>
        <w:t>5.7.</w:t>
      </w:r>
      <w:r w:rsidRPr="00066C65">
        <w:rPr>
          <w:kern w:val="32"/>
        </w:rPr>
        <w:t>3 P-zoner (5</w:t>
      </w:r>
      <w:r>
        <w:rPr>
          <w:kern w:val="32"/>
        </w:rPr>
        <w:t>6</w:t>
      </w:r>
      <w:r w:rsidRPr="00066C65">
        <w:rPr>
          <w:kern w:val="32"/>
        </w:rPr>
        <w:t>02)</w:t>
      </w:r>
      <w:bookmarkEnd w:id="550"/>
      <w:bookmarkEnd w:id="551"/>
      <w:bookmarkEnd w:id="552"/>
      <w:bookmarkEnd w:id="553"/>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r>
              <w:rPr>
                <w:rFonts w:ascii="Trebuchet MS" w:hAnsi="Trebuchet MS"/>
                <w:sz w:val="18"/>
                <w:szCs w:val="18"/>
              </w:rPr>
              <w:t>p_ty_k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r>
              <w:rPr>
                <w:rFonts w:ascii="Trebuchet MS" w:hAnsi="Trebuchet MS"/>
                <w:sz w:val="18"/>
                <w:szCs w:val="18"/>
              </w:rPr>
              <w:t>p_ty</w:t>
            </w:r>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r>
              <w:rPr>
                <w:rFonts w:ascii="Trebuchet MS" w:hAnsi="Trebuchet MS"/>
                <w:sz w:val="18"/>
                <w:szCs w:val="18"/>
              </w:rPr>
              <w:t>p_tid_k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Periode for parkeringstidbegrænsning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r>
              <w:rPr>
                <w:rFonts w:ascii="Trebuchet MS" w:hAnsi="Trebuchet MS"/>
                <w:sz w:val="18"/>
                <w:szCs w:val="18"/>
              </w:rPr>
              <w:t>plads_pbil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pris_time</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r>
              <w:rPr>
                <w:rFonts w:ascii="Trebuchet MS" w:hAnsi="Trebuchet MS"/>
                <w:sz w:val="18"/>
                <w:szCs w:val="18"/>
              </w:rPr>
              <w:t>p_pris_tim</w:t>
            </w:r>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kr/timen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r>
              <w:rPr>
                <w:rFonts w:ascii="Trebuchet MS" w:hAnsi="Trebuchet MS"/>
                <w:sz w:val="18"/>
                <w:szCs w:val="18"/>
              </w:rPr>
              <w:t>p_pladser_handicap</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r>
              <w:rPr>
                <w:rFonts w:ascii="Trebuchet MS" w:hAnsi="Trebuchet MS"/>
                <w:sz w:val="18"/>
                <w:szCs w:val="18"/>
              </w:rPr>
              <w:t>plads_hand</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r>
              <w:rPr>
                <w:rFonts w:ascii="Trebuchet MS" w:hAnsi="Trebuchet MS"/>
                <w:sz w:val="18"/>
                <w:szCs w:val="18"/>
              </w:rPr>
              <w:t>p_pladser_lastbil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r>
              <w:rPr>
                <w:rFonts w:ascii="Trebuchet MS" w:hAnsi="Trebuchet MS"/>
                <w:sz w:val="18"/>
                <w:szCs w:val="18"/>
              </w:rPr>
              <w:t>plads_last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r>
              <w:rPr>
                <w:rFonts w:ascii="Trebuchet MS" w:hAnsi="Trebuchet MS"/>
                <w:sz w:val="18"/>
                <w:szCs w:val="18"/>
              </w:rPr>
              <w:t>p_pladser_elbil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r>
              <w:rPr>
                <w:rFonts w:ascii="Trebuchet MS" w:hAnsi="Trebuchet MS"/>
                <w:sz w:val="18"/>
                <w:szCs w:val="18"/>
              </w:rPr>
              <w:t>plads_ebil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r>
              <w:rPr>
                <w:rFonts w:ascii="Trebuchet MS" w:hAnsi="Trebuchet MS"/>
                <w:sz w:val="18"/>
                <w:szCs w:val="18"/>
              </w:rPr>
              <w:t>p_pladser_mc</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r>
              <w:rPr>
                <w:rFonts w:ascii="Trebuchet MS" w:hAnsi="Trebuchet MS"/>
                <w:sz w:val="18"/>
                <w:szCs w:val="18"/>
              </w:rPr>
              <w:t>plads_mc</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r>
              <w:rPr>
                <w:rFonts w:ascii="Trebuchet MS" w:hAnsi="Trebuchet MS"/>
                <w:sz w:val="18"/>
                <w:szCs w:val="18"/>
              </w:rPr>
              <w:t>p_pladser_cykel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r>
              <w:rPr>
                <w:rFonts w:ascii="Trebuchet MS" w:hAnsi="Trebuchet MS"/>
                <w:sz w:val="18"/>
                <w:szCs w:val="18"/>
              </w:rPr>
              <w:t>plads_cyke</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P-zonen. Dette skilt vil ofte kunne genkendes på ortofoto.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P_tid</w:t>
      </w:r>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p_tid_kode</w:t>
            </w:r>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p_tid</w:t>
            </w:r>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P_type</w:t>
      </w:r>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p_type_kode</w:t>
            </w:r>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p_type</w:t>
            </w:r>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554" w:name="_Toc292713350"/>
      <w:bookmarkStart w:id="555" w:name="_Toc292865446"/>
      <w:bookmarkStart w:id="556" w:name="_Toc63351462"/>
    </w:p>
    <w:p w14:paraId="3A04C2D6" w14:textId="7D839F0F" w:rsidR="00CB4BEB" w:rsidRDefault="00CB4BEB" w:rsidP="00CB4BEB">
      <w:pPr>
        <w:pStyle w:val="Overskrift2"/>
        <w:rPr>
          <w:kern w:val="32"/>
        </w:rPr>
      </w:pPr>
      <w:bookmarkStart w:id="557" w:name="_Toc68694326"/>
      <w:r>
        <w:rPr>
          <w:kern w:val="32"/>
        </w:rPr>
        <w:t>5.7.</w:t>
      </w:r>
      <w:r w:rsidRPr="00066C65">
        <w:rPr>
          <w:kern w:val="32"/>
        </w:rPr>
        <w:t>4 Hastighedszone (5</w:t>
      </w:r>
      <w:r>
        <w:rPr>
          <w:kern w:val="32"/>
        </w:rPr>
        <w:t>6</w:t>
      </w:r>
      <w:r w:rsidRPr="00066C65">
        <w:rPr>
          <w:kern w:val="32"/>
        </w:rPr>
        <w:t>03)</w:t>
      </w:r>
      <w:bookmarkEnd w:id="554"/>
      <w:bookmarkEnd w:id="555"/>
      <w:bookmarkEnd w:id="556"/>
      <w:bookmarkEnd w:id="557"/>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r>
              <w:rPr>
                <w:rFonts w:ascii="Trebuchet MS" w:hAnsi="Trebuchet MS" w:cs="Trebuchet MS"/>
                <w:bCs/>
                <w:iCs/>
                <w:sz w:val="18"/>
                <w:szCs w:val="18"/>
              </w:rPr>
              <w:t>d_basis_hastighed</w:t>
            </w:r>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d_basis_hastighed</w:t>
            </w:r>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w:t>
            </w:r>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hastighedszonen. Dette skilt vil ofte kunne genkendes på ortofoto.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7DAA48E3" w14:textId="77777777" w:rsidR="00DF11C9" w:rsidRDefault="00DF11C9" w:rsidP="00DF11C9">
      <w:bookmarkStart w:id="558" w:name="_Toc292713351"/>
      <w:bookmarkStart w:id="559" w:name="_Toc292865452"/>
      <w:bookmarkStart w:id="560" w:name="_Toc63351463"/>
    </w:p>
    <w:p w14:paraId="7F0D8D17" w14:textId="0E3761A9" w:rsidR="00CB4BEB" w:rsidRDefault="00CB4BEB" w:rsidP="00CB4BEB">
      <w:pPr>
        <w:pStyle w:val="Overskrift2"/>
        <w:rPr>
          <w:kern w:val="32"/>
        </w:rPr>
      </w:pPr>
      <w:bookmarkStart w:id="561" w:name="_Toc68694327"/>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558"/>
      <w:bookmarkEnd w:id="559"/>
      <w:bookmarkEnd w:id="560"/>
      <w:bookmarkEnd w:id="561"/>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type_kode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r>
              <w:rPr>
                <w:rFonts w:ascii="Trebuchet MS" w:hAnsi="Trebuchet MS"/>
                <w:sz w:val="18"/>
                <w:szCs w:val="18"/>
              </w:rPr>
              <w:t>begr_ty_k</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w:t>
            </w:r>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r>
              <w:rPr>
                <w:rFonts w:ascii="Trebuchet MS" w:hAnsi="Trebuchet MS"/>
                <w:sz w:val="18"/>
                <w:szCs w:val="18"/>
              </w:rPr>
              <w:t>begr_ty</w:t>
            </w:r>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r>
              <w:rPr>
                <w:rFonts w:ascii="Trebuchet MS" w:hAnsi="Trebuchet MS"/>
                <w:sz w:val="18"/>
                <w:szCs w:val="18"/>
              </w:rPr>
              <w:t>vaegtbegr_akselt</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r>
              <w:rPr>
                <w:rFonts w:ascii="Trebuchet MS" w:hAnsi="Trebuchet MS"/>
                <w:sz w:val="18"/>
                <w:szCs w:val="18"/>
              </w:rPr>
              <w:t>vbeg_aksel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r>
              <w:rPr>
                <w:rFonts w:ascii="Trebuchet MS" w:hAnsi="Trebuchet MS"/>
                <w:sz w:val="18"/>
                <w:szCs w:val="18"/>
              </w:rPr>
              <w:t>vaegtbegr_totalv</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r>
              <w:rPr>
                <w:rFonts w:ascii="Trebuchet MS" w:hAnsi="Trebuchet MS"/>
                <w:sz w:val="18"/>
                <w:szCs w:val="18"/>
              </w:rPr>
              <w:t>vbeg_total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geodanmark</w:t>
            </w:r>
            <w:r>
              <w:rPr>
                <w:rFonts w:ascii="Trebuchet MS" w:hAnsi="Trebuchet MS"/>
                <w:sz w:val="18"/>
                <w:szCs w:val="18"/>
              </w:rPr>
              <w:t>_id</w:t>
            </w:r>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geodk</w:t>
            </w:r>
            <w:r>
              <w:rPr>
                <w:rFonts w:ascii="Trebuchet MS" w:hAnsi="Trebuchet MS"/>
                <w:sz w:val="18"/>
                <w:szCs w:val="18"/>
              </w:rPr>
              <w:t>_id</w:t>
            </w:r>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ID på GeoDanmark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r w:rsidRPr="00A4211B">
              <w:rPr>
                <w:rFonts w:ascii="Trebuchet MS" w:hAnsi="Trebuchet MS" w:cs="Trebuchet MS"/>
                <w:sz w:val="18"/>
                <w:szCs w:val="18"/>
              </w:rPr>
              <w:t>GeoDanmark</w:t>
            </w:r>
            <w:r>
              <w:rPr>
                <w:rFonts w:ascii="Trebuchet MS" w:hAnsi="Trebuchet MS" w:cs="Trebuchet MS"/>
                <w:sz w:val="18"/>
                <w:szCs w:val="18"/>
              </w:rPr>
              <w:t>-vejmidte genanvendes og oplysnngerne findes evt. via Steetview.</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Begr_type</w:t>
      </w:r>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begr_type_kode</w:t>
            </w:r>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begr_type</w:t>
            </w:r>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562" w:name="_Toc292713352"/>
      <w:bookmarkStart w:id="563" w:name="_Toc292865458"/>
      <w:bookmarkStart w:id="564" w:name="_Toc63351464"/>
    </w:p>
    <w:p w14:paraId="1B67D4F3" w14:textId="08BB2B06" w:rsidR="00CB4BEB" w:rsidRDefault="00CB4BEB" w:rsidP="00CB4BEB">
      <w:pPr>
        <w:pStyle w:val="Overskrift2"/>
        <w:rPr>
          <w:kern w:val="32"/>
        </w:rPr>
      </w:pPr>
      <w:bookmarkStart w:id="565" w:name="_Toc68694328"/>
      <w:r w:rsidRPr="00FE5AB5">
        <w:rPr>
          <w:kern w:val="32"/>
        </w:rPr>
        <w:t xml:space="preserve">5.7.6 </w:t>
      </w:r>
      <w:r w:rsidRPr="003A52C1">
        <w:rPr>
          <w:kern w:val="32"/>
        </w:rPr>
        <w:t>Trafik_</w:t>
      </w:r>
      <w:r w:rsidRPr="00FE5AB5">
        <w:rPr>
          <w:kern w:val="32"/>
        </w:rPr>
        <w:t>byggelinje (5605)</w:t>
      </w:r>
      <w:bookmarkEnd w:id="562"/>
      <w:bookmarkEnd w:id="563"/>
      <w:bookmarkEnd w:id="564"/>
      <w:bookmarkEnd w:id="565"/>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r>
              <w:rPr>
                <w:rFonts w:ascii="Trebuchet MS" w:hAnsi="Trebuchet MS"/>
                <w:sz w:val="18"/>
                <w:szCs w:val="18"/>
              </w:rPr>
              <w:t>_kode</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r>
              <w:rPr>
                <w:rFonts w:ascii="Trebuchet MS" w:hAnsi="Trebuchet MS"/>
                <w:sz w:val="18"/>
                <w:szCs w:val="18"/>
              </w:rPr>
              <w:t>dekl_ty_k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r>
              <w:rPr>
                <w:rFonts w:ascii="Trebuchet MS" w:hAnsi="Trebuchet MS"/>
                <w:sz w:val="18"/>
                <w:szCs w:val="18"/>
              </w:rPr>
              <w:t>dekl_ty</w:t>
            </w:r>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cvf_vejkode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r>
              <w:rPr>
                <w:rFonts w:ascii="Trebuchet MS" w:hAnsi="Trebuchet MS"/>
                <w:sz w:val="18"/>
                <w:szCs w:val="18"/>
              </w:rPr>
              <w:t>dekl_link</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r>
              <w:rPr>
                <w:rFonts w:ascii="Trebuchet MS" w:hAnsi="Trebuchet MS"/>
                <w:sz w:val="18"/>
                <w:szCs w:val="18"/>
              </w:rPr>
              <w:t>dekl_link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r>
              <w:rPr>
                <w:rFonts w:ascii="Trebuchet MS" w:hAnsi="Trebuchet MS"/>
                <w:b/>
                <w:sz w:val="18"/>
                <w:szCs w:val="18"/>
              </w:rPr>
              <w:t>forskydnin</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r w:rsidRPr="00450684">
              <w:rPr>
                <w:rFonts w:ascii="Trebuchet MS" w:hAnsi="Trebuchet MS" w:cs="Trebuchet MS"/>
                <w:sz w:val="18"/>
                <w:szCs w:val="18"/>
              </w:rPr>
              <w:t>GeoDanmark</w:t>
            </w:r>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Dekl_type (d_5605_dekl_type) </w:t>
      </w:r>
      <w:bookmarkStart w:id="566" w:name="_Toc292713353"/>
      <w:bookmarkStart w:id="567"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r w:rsidRPr="005D4BF4">
              <w:rPr>
                <w:rFonts w:ascii="Trebuchet MS" w:hAnsi="Trebuchet MS" w:cs="Trebuchet MS"/>
                <w:b/>
                <w:bCs/>
                <w:sz w:val="18"/>
                <w:szCs w:val="18"/>
              </w:rPr>
              <w:t>dekl_type</w:t>
            </w:r>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Dispensation</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r>
              <w:rPr>
                <w:rFonts w:ascii="Trebuchet MS" w:hAnsi="Trebuchet MS"/>
                <w:sz w:val="18"/>
                <w:szCs w:val="18"/>
              </w:rPr>
              <w:t>Dispensation_vejlov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568" w:name="_Toc63351465"/>
      <w:bookmarkStart w:id="569" w:name="_Toc68694329"/>
      <w:r>
        <w:rPr>
          <w:kern w:val="32"/>
        </w:rPr>
        <w:lastRenderedPageBreak/>
        <w:t>5.7.</w:t>
      </w:r>
      <w:r w:rsidRPr="00066C65">
        <w:rPr>
          <w:kern w:val="32"/>
        </w:rPr>
        <w:t>7 Vejinventar (5</w:t>
      </w:r>
      <w:r>
        <w:rPr>
          <w:kern w:val="32"/>
        </w:rPr>
        <w:t>6</w:t>
      </w:r>
      <w:r w:rsidRPr="00066C65">
        <w:rPr>
          <w:kern w:val="32"/>
        </w:rPr>
        <w:t>06)</w:t>
      </w:r>
      <w:bookmarkEnd w:id="566"/>
      <w:bookmarkEnd w:id="567"/>
      <w:bookmarkEnd w:id="568"/>
      <w:bookmarkEnd w:id="569"/>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inventar_nr</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inventa_nr</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w:t>
            </w:r>
            <w:r>
              <w:rPr>
                <w:rFonts w:ascii="Trebuchet MS" w:hAnsi="Trebuchet MS"/>
                <w:sz w:val="18"/>
                <w:szCs w:val="18"/>
              </w:rPr>
              <w:t>_ty_k</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r>
              <w:rPr>
                <w:rFonts w:ascii="Trebuchet MS" w:hAnsi="Trebuchet MS"/>
                <w:sz w:val="18"/>
                <w:szCs w:val="18"/>
              </w:rPr>
              <w:t>inven_ty</w:t>
            </w:r>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tilstand_kode</w:t>
            </w:r>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r w:rsidRPr="00450684">
              <w:rPr>
                <w:rFonts w:ascii="Trebuchet MS" w:hAnsi="Trebuchet MS" w:cs="Trebuchet MS"/>
                <w:sz w:val="18"/>
                <w:szCs w:val="18"/>
              </w:rPr>
              <w:t>GeoDanmark</w:t>
            </w:r>
            <w:r>
              <w:rPr>
                <w:rFonts w:ascii="Trebuchet MS" w:hAnsi="Trebuchet MS" w:cs="Trebuchet MS"/>
                <w:sz w:val="18"/>
                <w:szCs w:val="18"/>
              </w:rPr>
              <w:t>-data (autoværn+trafikhegn) eller gamle tekniske kort. M.h.t. restmængden så kan noget ses på gode ortofotos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r w:rsidRPr="00450684">
              <w:rPr>
                <w:rFonts w:ascii="Trebuchet MS" w:hAnsi="Trebuchet MS" w:cs="Trebuchet MS"/>
                <w:sz w:val="18"/>
                <w:szCs w:val="18"/>
              </w:rPr>
              <w:t>GeoDanmark</w:t>
            </w:r>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Inventar_type</w:t>
      </w:r>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inventar_type_kode</w:t>
            </w:r>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inventar_type</w:t>
            </w:r>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Spærrebum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 xml:space="preserve">Spærrebum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570" w:name="_Toc292713357"/>
      <w:bookmarkStart w:id="571" w:name="_Toc292865488"/>
    </w:p>
    <w:p w14:paraId="526CC6CE" w14:textId="77777777" w:rsidR="00CB4BEB" w:rsidRDefault="00CB4BEB" w:rsidP="00CB4BEB">
      <w:r>
        <w:br w:type="page"/>
      </w:r>
    </w:p>
    <w:p w14:paraId="3213C027" w14:textId="77777777" w:rsidR="00CB4BEB" w:rsidRDefault="00CB4BEB" w:rsidP="00CB4BEB">
      <w:pPr>
        <w:pStyle w:val="Overskrift1"/>
      </w:pPr>
      <w:bookmarkStart w:id="572" w:name="_Toc63351466"/>
      <w:bookmarkStart w:id="573" w:name="_Toc68694330"/>
      <w:r>
        <w:lastRenderedPageBreak/>
        <w:t>5.8</w:t>
      </w:r>
      <w:r w:rsidRPr="003429CF">
        <w:t xml:space="preserve"> Administration</w:t>
      </w:r>
      <w:bookmarkEnd w:id="570"/>
      <w:bookmarkEnd w:id="571"/>
      <w:bookmarkEnd w:id="572"/>
      <w:bookmarkEnd w:id="573"/>
    </w:p>
    <w:p w14:paraId="3ABF608D" w14:textId="03076E34" w:rsidR="00CB4BEB" w:rsidRDefault="00CB4BEB" w:rsidP="00CB4BEB">
      <w:pPr>
        <w:pStyle w:val="Overskrift2"/>
        <w:rPr>
          <w:kern w:val="32"/>
        </w:rPr>
      </w:pPr>
      <w:bookmarkStart w:id="574" w:name="_Toc292713358"/>
      <w:bookmarkStart w:id="575" w:name="_Toc292865489"/>
      <w:bookmarkStart w:id="576" w:name="_Toc63351467"/>
      <w:bookmarkStart w:id="577" w:name="_Toc68694331"/>
      <w:r>
        <w:t>5.8.</w:t>
      </w:r>
      <w:r w:rsidRPr="00066C65">
        <w:t>1</w:t>
      </w:r>
      <w:r>
        <w:t xml:space="preserve"> </w:t>
      </w:r>
      <w:r w:rsidRPr="00066C65">
        <w:t>Grundejerforeninger/Vejla</w:t>
      </w:r>
      <w:r w:rsidRPr="003A52C1">
        <w:t>v</w:t>
      </w:r>
      <w:r w:rsidRPr="008C67CD">
        <w:t xml:space="preserve"> </w:t>
      </w:r>
      <w:r w:rsidRPr="00066C65">
        <w:t>(5</w:t>
      </w:r>
      <w:r>
        <w:t>7</w:t>
      </w:r>
      <w:r w:rsidRPr="00066C65">
        <w:t>00)</w:t>
      </w:r>
      <w:bookmarkEnd w:id="574"/>
      <w:bookmarkEnd w:id="575"/>
      <w:bookmarkEnd w:id="576"/>
      <w:bookmarkEnd w:id="577"/>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ty</w:t>
            </w:r>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Vejla</w:t>
            </w:r>
            <w:r w:rsidRPr="003A52C1">
              <w:rPr>
                <w:rFonts w:ascii="Trebuchet MS" w:hAnsi="Trebuchet MS" w:cs="Trebuchet MS"/>
                <w:b/>
                <w:sz w:val="18"/>
                <w:szCs w:val="18"/>
              </w:rPr>
              <w:t>v</w:t>
            </w:r>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navn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navn</w:t>
            </w:r>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Møllevejens Vejla</w:t>
            </w:r>
            <w:r w:rsidRPr="003A52C1">
              <w:rPr>
                <w:rFonts w:ascii="Trebuchet MS" w:hAnsi="Trebuchet MS" w:cs="Trebuchet MS"/>
                <w:b/>
                <w:sz w:val="18"/>
                <w:szCs w:val="18"/>
              </w:rPr>
              <w:t>v</w:t>
            </w:r>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forening_cvr</w:t>
            </w:r>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foren_cvr</w:t>
            </w:r>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Lokalplan nr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Telefon nr.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Fuld post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Email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gf_adr_beskyt_kode</w:t>
            </w:r>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Kode for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 for kode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4.1.3 Ja_Nej</w:t>
            </w:r>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Grundejerforeninger/Vejla</w:t>
            </w:r>
            <w:r w:rsidRPr="003A52C1">
              <w:rPr>
                <w:rFonts w:ascii="Trebuchet MS" w:hAnsi="Trebuchet MS" w:cs="Trebuchet MS"/>
                <w:b/>
                <w:sz w:val="18"/>
                <w:szCs w:val="18"/>
              </w:rPr>
              <w:t>v</w:t>
            </w:r>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Grundejerforening, Ejerforening, Borgerforening, Vejla</w:t>
            </w:r>
            <w:r w:rsidRPr="003A52C1">
              <w:rPr>
                <w:rFonts w:ascii="Trebuchet MS" w:hAnsi="Trebuchet MS" w:cs="Trebuchet MS"/>
                <w:b/>
                <w:sz w:val="18"/>
                <w:szCs w:val="18"/>
              </w:rPr>
              <w:t>v</w:t>
            </w:r>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Til registreringen anvendes matrikeltemaet og lokalplantemaet med snap til kundepunkter eller udpegning af flader. Det kan være delområderne fra en lokalplan der skal benyttes. Der kan ikke i en lokalplan være tvang til medlemskab af en grundejerforening for eksisterende bebyggelse. D.v.s.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hovedsagligt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Grundejerforening, Borgerforening, Vejla</w:t>
            </w:r>
            <w:r w:rsidRPr="003A52C1">
              <w:rPr>
                <w:rFonts w:ascii="Trebuchet MS" w:hAnsi="Trebuchet MS" w:cs="Trebuchet MS"/>
                <w:b/>
                <w:sz w:val="18"/>
                <w:szCs w:val="18"/>
              </w:rPr>
              <w:t>v</w:t>
            </w:r>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via/p.b.a.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t>5.8.1.3</w:t>
      </w:r>
      <w:r w:rsidRPr="00A32757">
        <w:t>.</w:t>
      </w:r>
      <w:r>
        <w:t>1</w:t>
      </w:r>
      <w:r w:rsidRPr="00A32757">
        <w:t xml:space="preserve"> </w:t>
      </w:r>
      <w:r>
        <w:t xml:space="preserve">  5700 </w:t>
      </w:r>
      <w:r w:rsidRPr="001A5127">
        <w:rPr>
          <w:shd w:val="clear" w:color="auto" w:fill="FFFFFF"/>
        </w:rPr>
        <w:t>Forening</w:t>
      </w:r>
      <w:r>
        <w:rPr>
          <w:shd w:val="clear" w:color="auto" w:fill="FFFFFF"/>
        </w:rPr>
        <w:t>_</w:t>
      </w:r>
      <w:r w:rsidRPr="001A5127">
        <w:rPr>
          <w:shd w:val="clear" w:color="auto" w:fill="FFFFFF"/>
        </w:rPr>
        <w:t>type</w:t>
      </w:r>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forening_type_kode</w:t>
            </w:r>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forening_type</w:t>
            </w:r>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lastRenderedPageBreak/>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Vejla</w:t>
            </w:r>
            <w:r>
              <w:rPr>
                <w:rFonts w:ascii="Trebuchet MS" w:hAnsi="Trebuchet MS" w:cs="Trebuchet MS"/>
                <w:sz w:val="18"/>
                <w:szCs w:val="18"/>
              </w:rPr>
              <w:t>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33"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578" w:name="_Toc292865495"/>
      <w:r w:rsidRPr="00E45822">
        <w:t>5.8.1.3.2   5700 GF_Adr_beskyt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gf_adr_beskyt_kode</w:t>
            </w:r>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w:t>
            </w:r>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579" w:name="_Toc63351468"/>
    </w:p>
    <w:p w14:paraId="749B3EDF" w14:textId="4F1B799C" w:rsidR="00CB4BEB" w:rsidRDefault="00CB4BEB" w:rsidP="00CB4BEB">
      <w:pPr>
        <w:pStyle w:val="Overskrift2"/>
      </w:pPr>
      <w:bookmarkStart w:id="580" w:name="_Toc68694332"/>
      <w:r>
        <w:t>5.8.2</w:t>
      </w:r>
      <w:r w:rsidRPr="00066C65">
        <w:t xml:space="preserve"> </w:t>
      </w:r>
      <w:r>
        <w:t>Lokalrådsområde</w:t>
      </w:r>
      <w:r w:rsidRPr="00066C65">
        <w:t xml:space="preserve"> (5</w:t>
      </w:r>
      <w:r>
        <w:t>7</w:t>
      </w:r>
      <w:r w:rsidRPr="00066C65">
        <w:t>0</w:t>
      </w:r>
      <w:r>
        <w:t>1</w:t>
      </w:r>
      <w:r w:rsidRPr="00066C65">
        <w:t>)</w:t>
      </w:r>
      <w:bookmarkEnd w:id="578"/>
      <w:bookmarkEnd w:id="579"/>
      <w:bookmarkEnd w:id="580"/>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r w:rsidRPr="000678E8">
              <w:rPr>
                <w:rFonts w:ascii="Trebuchet MS" w:hAnsi="Trebuchet MS"/>
                <w:sz w:val="18"/>
                <w:szCs w:val="18"/>
              </w:rPr>
              <w:t>lokalraad_navn</w:t>
            </w:r>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r>
              <w:rPr>
                <w:rFonts w:ascii="Trebuchet MS" w:hAnsi="Trebuchet MS"/>
                <w:sz w:val="18"/>
                <w:szCs w:val="18"/>
              </w:rPr>
              <w:t>lokalra_na</w:t>
            </w:r>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34"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35"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581" w:name="_Toc292865501"/>
      <w:bookmarkStart w:id="582" w:name="_Toc63351469"/>
    </w:p>
    <w:p w14:paraId="07B9BC59" w14:textId="06AF5C08" w:rsidR="00CB4BEB" w:rsidRDefault="00CB4BEB" w:rsidP="00CB4BEB">
      <w:pPr>
        <w:pStyle w:val="Overskrift2"/>
      </w:pPr>
      <w:bookmarkStart w:id="583" w:name="_Toc68694333"/>
      <w:r>
        <w:t>5.8.3</w:t>
      </w:r>
      <w:r w:rsidRPr="00066C65">
        <w:t xml:space="preserve"> </w:t>
      </w:r>
      <w:r>
        <w:t>Skorstensfejerdistrikt</w:t>
      </w:r>
      <w:r w:rsidRPr="00066C65">
        <w:t xml:space="preserve"> (5</w:t>
      </w:r>
      <w:r>
        <w:t>7</w:t>
      </w:r>
      <w:r w:rsidRPr="00066C65">
        <w:t>0</w:t>
      </w:r>
      <w:r>
        <w:t>2</w:t>
      </w:r>
      <w:r w:rsidRPr="00066C65">
        <w:t>)</w:t>
      </w:r>
      <w:bookmarkEnd w:id="581"/>
      <w:bookmarkEnd w:id="582"/>
      <w:bookmarkEnd w:id="583"/>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distrikt_nr</w:t>
            </w:r>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distrikt_navn</w:t>
            </w:r>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skorstensfejer_firma</w:t>
            </w:r>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skor_firma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skorstensfejer_cvr</w:t>
            </w:r>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skor_cvr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r>
              <w:rPr>
                <w:rFonts w:ascii="Trebuchet MS" w:hAnsi="Trebuchet MS"/>
                <w:sz w:val="18"/>
                <w:szCs w:val="18"/>
              </w:rPr>
              <w:t>sf_tlf</w:t>
            </w:r>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sf_tlf</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Telefon nr.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r>
              <w:rPr>
                <w:rFonts w:ascii="Trebuchet MS" w:hAnsi="Trebuchet MS"/>
                <w:sz w:val="18"/>
                <w:szCs w:val="18"/>
              </w:rPr>
              <w:lastRenderedPageBreak/>
              <w:t>sf_adresse</w:t>
            </w:r>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sf_adresse</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Fuld post adresse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r>
              <w:rPr>
                <w:rFonts w:ascii="Trebuchet MS" w:hAnsi="Trebuchet MS"/>
                <w:sz w:val="18"/>
                <w:szCs w:val="18"/>
              </w:rPr>
              <w:t>sf_mail</w:t>
            </w:r>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sf_mail</w:t>
            </w:r>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Email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584" w:name="_Toc292865507"/>
      <w:bookmarkStart w:id="585" w:name="_Toc63351470"/>
    </w:p>
    <w:p w14:paraId="1FA48C92" w14:textId="5AC1C171" w:rsidR="00CB4BEB" w:rsidRDefault="00CB4BEB" w:rsidP="00CB4BEB">
      <w:pPr>
        <w:pStyle w:val="Overskrift2"/>
      </w:pPr>
      <w:bookmarkStart w:id="586" w:name="_Toc68694334"/>
      <w:r>
        <w:t>5.8.4</w:t>
      </w:r>
      <w:r w:rsidRPr="00066C65">
        <w:t xml:space="preserve"> </w:t>
      </w:r>
      <w:bookmarkStart w:id="587" w:name="_Hlk59517064"/>
      <w:r>
        <w:t>Afstemningssted</w:t>
      </w:r>
      <w:r w:rsidRPr="00066C65">
        <w:t xml:space="preserve"> (5</w:t>
      </w:r>
      <w:r>
        <w:t>7</w:t>
      </w:r>
      <w:r w:rsidRPr="00066C65">
        <w:t>0</w:t>
      </w:r>
      <w:r>
        <w:t>3</w:t>
      </w:r>
      <w:r w:rsidRPr="00066C65">
        <w:t>)</w:t>
      </w:r>
      <w:bookmarkEnd w:id="584"/>
      <w:bookmarkEnd w:id="585"/>
      <w:bookmarkEnd w:id="586"/>
      <w:bookmarkEnd w:id="587"/>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lastRenderedPageBreak/>
              <w:t>afstemningsomraade_navn</w:t>
            </w:r>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opstkre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Opstillingskredsens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opstillingskreds_navn</w:t>
            </w:r>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storkre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Storkredsens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storkreds_navn</w:t>
            </w:r>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ansvar_revision</w:t>
            </w:r>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ansvar_rev</w:t>
            </w:r>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cvf_vejkode</w:t>
            </w:r>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husnr</w:t>
            </w:r>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w:t>
            </w:r>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postnr_by</w:t>
            </w:r>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adr_id</w:t>
            </w:r>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KLE_koder</w:t>
            </w:r>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lastRenderedPageBreak/>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588" w:name="_Toc63351471"/>
      <w:bookmarkStart w:id="589" w:name="_Toc292865513"/>
    </w:p>
    <w:p w14:paraId="1B50181C" w14:textId="320B36ED" w:rsidR="00CB4BEB" w:rsidRPr="00EA7338" w:rsidRDefault="00CB4BEB" w:rsidP="00CB4BEB">
      <w:pPr>
        <w:pStyle w:val="Overskrift2"/>
      </w:pPr>
      <w:bookmarkStart w:id="590" w:name="_Toc68694335"/>
      <w:r w:rsidRPr="00EA7338">
        <w:t>5.8.5 Afstemningsområde (5704)</w:t>
      </w:r>
      <w:r w:rsidRPr="00576460">
        <w:t xml:space="preserve"> *</w:t>
      </w:r>
      <w:bookmarkEnd w:id="588"/>
      <w:bookmarkEnd w:id="590"/>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r>
              <w:rPr>
                <w:rFonts w:ascii="Trebuchet MS" w:hAnsi="Trebuchet MS" w:cs="Trebuchet MS"/>
                <w:bCs/>
                <w:sz w:val="18"/>
                <w:szCs w:val="18"/>
              </w:rPr>
              <w:t>opstkre_nr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Opstillingskredsens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opstillingskreds_navn</w:t>
            </w:r>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r>
              <w:rPr>
                <w:rFonts w:ascii="Trebuchet MS" w:hAnsi="Trebuchet MS" w:cs="Trebuchet MS"/>
                <w:bCs/>
                <w:sz w:val="18"/>
                <w:szCs w:val="18"/>
              </w:rPr>
              <w:t>storkre_nr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Storkredsens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storkreds_navn</w:t>
            </w:r>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ansvar_revision</w:t>
            </w:r>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r>
              <w:rPr>
                <w:rFonts w:ascii="Trebuchet MS" w:hAnsi="Trebuchet MS" w:cs="Trebuchet MS"/>
                <w:bCs/>
                <w:sz w:val="18"/>
                <w:szCs w:val="18"/>
              </w:rPr>
              <w:t>ansvar_rev</w:t>
            </w:r>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591" w:name="_Toc63351472"/>
    </w:p>
    <w:p w14:paraId="58E5F68C" w14:textId="03420EA0" w:rsidR="00CB4BEB" w:rsidRPr="00EA7338" w:rsidRDefault="00CB4BEB" w:rsidP="00CB4BEB">
      <w:pPr>
        <w:pStyle w:val="Overskrift2"/>
      </w:pPr>
      <w:bookmarkStart w:id="592" w:name="_Toc68694336"/>
      <w:r w:rsidRPr="00EA7338">
        <w:t>5.8.6 Forpagtningsareal (5705)</w:t>
      </w:r>
      <w:bookmarkEnd w:id="591"/>
      <w:bookmarkEnd w:id="59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r>
              <w:rPr>
                <w:rFonts w:ascii="Trebuchet MS" w:hAnsi="Trebuchet MS"/>
                <w:sz w:val="18"/>
                <w:szCs w:val="18"/>
              </w:rPr>
              <w:t>forpagter_navn</w:t>
            </w:r>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r>
              <w:rPr>
                <w:rFonts w:ascii="Trebuchet MS" w:hAnsi="Trebuchet MS"/>
                <w:sz w:val="18"/>
                <w:szCs w:val="18"/>
              </w:rPr>
              <w:t>forpagt_na</w:t>
            </w:r>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r>
              <w:rPr>
                <w:rFonts w:ascii="Trebuchet MS" w:hAnsi="Trebuchet MS"/>
                <w:sz w:val="18"/>
                <w:szCs w:val="18"/>
              </w:rPr>
              <w:t>forpagter_formaal</w:t>
            </w:r>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r>
              <w:rPr>
                <w:rFonts w:ascii="Trebuchet MS" w:hAnsi="Trebuchet MS"/>
                <w:sz w:val="18"/>
                <w:szCs w:val="18"/>
              </w:rPr>
              <w:t>forpagt_fm</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r>
              <w:rPr>
                <w:rFonts w:ascii="Trebuchet MS" w:hAnsi="Trebuchet MS"/>
                <w:sz w:val="18"/>
                <w:szCs w:val="18"/>
              </w:rPr>
              <w:t>Tilladet/forventet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udlejning_kode</w:t>
            </w:r>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r>
              <w:rPr>
                <w:rFonts w:ascii="Trebuchet MS" w:hAnsi="Trebuchet MS"/>
                <w:sz w:val="18"/>
                <w:szCs w:val="18"/>
              </w:rPr>
              <w:t>udlejnin_k</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r>
              <w:rPr>
                <w:rFonts w:ascii="Trebuchet MS" w:hAnsi="Trebuchet MS"/>
                <w:sz w:val="18"/>
                <w:szCs w:val="18"/>
              </w:rPr>
              <w:t>udlejnin</w:t>
            </w:r>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r>
              <w:rPr>
                <w:rFonts w:ascii="Trebuchet MS" w:hAnsi="Trebuchet MS"/>
                <w:sz w:val="18"/>
                <w:szCs w:val="18"/>
              </w:rPr>
              <w:t>landbrug_kode</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gyldig_fra</w:t>
            </w:r>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lastRenderedPageBreak/>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udlejning_kode</w:t>
            </w:r>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har udlejet arealet til privt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593" w:name="_Toc63351473"/>
    </w:p>
    <w:p w14:paraId="1770F18D" w14:textId="2DC24359" w:rsidR="00CB4BEB" w:rsidRPr="008560CF" w:rsidRDefault="00CB4BEB" w:rsidP="00CB4BEB">
      <w:pPr>
        <w:pStyle w:val="Overskrift2"/>
      </w:pPr>
      <w:bookmarkStart w:id="594" w:name="_Toc68694337"/>
      <w:r w:rsidRPr="008560CF">
        <w:t>5.8.7 Havneareal (5706)</w:t>
      </w:r>
      <w:bookmarkEnd w:id="593"/>
      <w:bookmarkEnd w:id="59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r w:rsidRPr="001E3E0A">
              <w:rPr>
                <w:rFonts w:ascii="Trebuchet MS" w:hAnsi="Trebuchet MS"/>
                <w:sz w:val="18"/>
                <w:szCs w:val="18"/>
              </w:rPr>
              <w:t>havn_nr</w:t>
            </w:r>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havn_nr</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Kode for Havnens distriktsnr.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r>
              <w:rPr>
                <w:rFonts w:ascii="Trebuchet MS" w:hAnsi="Trebuchet MS"/>
                <w:sz w:val="18"/>
                <w:szCs w:val="18"/>
              </w:rPr>
              <w:t>havne_type_kode</w:t>
            </w:r>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r>
              <w:rPr>
                <w:rFonts w:ascii="Trebuchet MS" w:hAnsi="Trebuchet MS"/>
                <w:sz w:val="18"/>
                <w:szCs w:val="18"/>
              </w:rPr>
              <w:t>havne_ty_k</w:t>
            </w:r>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havne_</w:t>
            </w:r>
            <w:r w:rsidRPr="00FE3FC3">
              <w:rPr>
                <w:rFonts w:ascii="Trebuchet MS" w:hAnsi="Trebuchet MS" w:cs="Trebuchet MS"/>
                <w:sz w:val="18"/>
                <w:szCs w:val="18"/>
              </w:rPr>
              <w:t>type</w:t>
            </w:r>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r>
              <w:rPr>
                <w:rFonts w:ascii="Trebuchet MS" w:hAnsi="Trebuchet MS" w:cs="Trebuchet MS"/>
                <w:sz w:val="18"/>
                <w:szCs w:val="18"/>
              </w:rPr>
              <w:t>havne_ty</w:t>
            </w:r>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r>
              <w:rPr>
                <w:rFonts w:ascii="Trebuchet MS" w:hAnsi="Trebuchet MS"/>
                <w:sz w:val="18"/>
                <w:szCs w:val="18"/>
              </w:rPr>
              <w:t>cvr_havn</w:t>
            </w:r>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r>
              <w:rPr>
                <w:rFonts w:ascii="Trebuchet MS" w:hAnsi="Trebuchet MS"/>
                <w:sz w:val="18"/>
                <w:szCs w:val="18"/>
              </w:rPr>
              <w:t>cvr_havn</w:t>
            </w:r>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r w:rsidRPr="00860575">
              <w:rPr>
                <w:rFonts w:ascii="Trebuchet MS" w:hAnsi="Trebuchet MS"/>
                <w:sz w:val="18"/>
                <w:szCs w:val="18"/>
              </w:rPr>
              <w:t>CVR nummer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r>
              <w:rPr>
                <w:rFonts w:ascii="Trebuchet MS" w:hAnsi="Trebuchet MS"/>
                <w:sz w:val="18"/>
                <w:szCs w:val="18"/>
              </w:rPr>
              <w:t>ejer_admin</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r>
              <w:rPr>
                <w:rFonts w:ascii="Trebuchet MS" w:hAnsi="Trebuchet MS"/>
                <w:sz w:val="18"/>
                <w:szCs w:val="18"/>
              </w:rPr>
              <w:t>ejer_admin</w:t>
            </w:r>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Havn_type</w:t>
      </w:r>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havn_type_kode</w:t>
            </w:r>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havn_type</w:t>
            </w:r>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595" w:name="_Toc63351474"/>
    </w:p>
    <w:p w14:paraId="0C25F898" w14:textId="27F48B5D" w:rsidR="00CB4BEB" w:rsidRPr="00EA7338" w:rsidRDefault="00CB4BEB" w:rsidP="00CB4BEB">
      <w:pPr>
        <w:pStyle w:val="Overskrift2"/>
      </w:pPr>
      <w:bookmarkStart w:id="596" w:name="_Toc68694338"/>
      <w:r w:rsidRPr="00EA7338">
        <w:t xml:space="preserve">5.8.8 </w:t>
      </w:r>
      <w:bookmarkStart w:id="597" w:name="_Hlk59517093"/>
      <w:r w:rsidRPr="00EA7338">
        <w:t>Grundsalg (5707)</w:t>
      </w:r>
      <w:bookmarkEnd w:id="595"/>
      <w:bookmarkEnd w:id="596"/>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597"/>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r>
              <w:rPr>
                <w:rFonts w:ascii="Trebuchet MS" w:hAnsi="Trebuchet MS"/>
                <w:sz w:val="18"/>
                <w:szCs w:val="18"/>
              </w:rPr>
              <w:t>udstyk_navn</w:t>
            </w:r>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r>
              <w:rPr>
                <w:rFonts w:ascii="Trebuchet MS" w:hAnsi="Trebuchet MS"/>
                <w:sz w:val="18"/>
                <w:szCs w:val="18"/>
              </w:rPr>
              <w:t>udstyk_na</w:t>
            </w:r>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r>
              <w:rPr>
                <w:rFonts w:ascii="Trebuchet MS" w:hAnsi="Trebuchet MS"/>
                <w:sz w:val="18"/>
                <w:szCs w:val="18"/>
              </w:rPr>
              <w:lastRenderedPageBreak/>
              <w:t>grund_</w:t>
            </w:r>
            <w:r w:rsidRPr="00BD0E5C">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r>
              <w:rPr>
                <w:rFonts w:ascii="Trebuchet MS" w:hAnsi="Trebuchet MS"/>
                <w:sz w:val="18"/>
                <w:szCs w:val="18"/>
              </w:rPr>
              <w:t>grund_ty_k</w:t>
            </w:r>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r>
              <w:rPr>
                <w:rFonts w:ascii="Trebuchet MS" w:hAnsi="Trebuchet MS"/>
                <w:sz w:val="18"/>
                <w:szCs w:val="18"/>
              </w:rPr>
              <w:t>grund_ty</w:t>
            </w:r>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salg_status_kode</w:t>
            </w:r>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r>
              <w:rPr>
                <w:rFonts w:ascii="Trebuchet MS" w:hAnsi="Trebuchet MS"/>
                <w:sz w:val="18"/>
                <w:szCs w:val="18"/>
              </w:rPr>
              <w:t>salg_sta_k</w:t>
            </w:r>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r>
              <w:rPr>
                <w:rFonts w:ascii="Trebuchet MS" w:hAnsi="Trebuchet MS"/>
                <w:sz w:val="18"/>
                <w:szCs w:val="18"/>
              </w:rPr>
              <w:t>salg_sta</w:t>
            </w:r>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r>
              <w:rPr>
                <w:rFonts w:ascii="Trebuchet MS" w:hAnsi="Trebuchet MS"/>
                <w:sz w:val="18"/>
                <w:szCs w:val="18"/>
              </w:rPr>
              <w:t>mindste_pris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r>
              <w:rPr>
                <w:rFonts w:ascii="Trebuchet MS" w:hAnsi="Trebuchet MS"/>
                <w:sz w:val="18"/>
                <w:szCs w:val="18"/>
              </w:rPr>
              <w:t>mind_pris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Pris pr. kvadratmeter. Typisk når grundstr.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r>
              <w:rPr>
                <w:rFonts w:ascii="Trebuchet MS" w:hAnsi="Trebuchet MS"/>
                <w:sz w:val="18"/>
                <w:szCs w:val="18"/>
              </w:rPr>
              <w:t>kontakt_oplys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r>
              <w:rPr>
                <w:rFonts w:ascii="Trebuchet MS" w:hAnsi="Trebuchet MS"/>
                <w:sz w:val="18"/>
                <w:szCs w:val="18"/>
              </w:rPr>
              <w:t>kontak_opl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Kontakt telefon nr./ email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r>
              <w:rPr>
                <w:rFonts w:ascii="Trebuchet MS" w:hAnsi="Trebuchet MS"/>
                <w:sz w:val="18"/>
                <w:szCs w:val="18"/>
              </w:rPr>
              <w:t>bygningareal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r>
              <w:rPr>
                <w:rFonts w:ascii="Trebuchet MS" w:hAnsi="Trebuchet MS"/>
                <w:sz w:val="18"/>
                <w:szCs w:val="18"/>
              </w:rPr>
              <w:t>bygn_areal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r>
              <w:rPr>
                <w:rFonts w:ascii="Trebuchet MS" w:hAnsi="Trebuchet MS"/>
                <w:sz w:val="18"/>
                <w:szCs w:val="18"/>
              </w:rPr>
              <w:t>budfrist_slut</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r>
              <w:rPr>
                <w:rFonts w:ascii="Trebuchet MS" w:hAnsi="Trebuchet MS"/>
                <w:sz w:val="18"/>
                <w:szCs w:val="18"/>
              </w:rPr>
              <w:t>budfr_slut</w:t>
            </w:r>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kommuneejendommer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Grund_type</w:t>
      </w:r>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grund_type_kode</w:t>
            </w:r>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grund_type</w:t>
            </w:r>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589"/>
    <w:p w14:paraId="54C72C4E" w14:textId="77777777" w:rsidR="00CB4BEB" w:rsidRPr="0066709C" w:rsidRDefault="00CB4BEB" w:rsidP="00CB4BEB">
      <w:pPr>
        <w:pStyle w:val="Overskrift7"/>
      </w:pPr>
      <w:r w:rsidRPr="0066709C">
        <w:lastRenderedPageBreak/>
        <w:t>5.8.8.3.2   5707 Salg_status</w:t>
      </w:r>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salg_status_kode</w:t>
            </w:r>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r w:rsidRPr="0066709C">
              <w:rPr>
                <w:rFonts w:ascii="Trebuchet MS" w:hAnsi="Trebuchet MS" w:cs="Trebuchet MS"/>
                <w:b/>
                <w:bCs/>
                <w:sz w:val="18"/>
                <w:szCs w:val="18"/>
              </w:rPr>
              <w:t>salg_status</w:t>
            </w:r>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Hvor andre salgstyper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598" w:name="_Toc63351477"/>
      <w:bookmarkStart w:id="599" w:name="_Toc292865520"/>
    </w:p>
    <w:p w14:paraId="0CF9B1ED" w14:textId="090BB9B1" w:rsidR="00CB4BEB" w:rsidRPr="00786299" w:rsidRDefault="00CB4BEB" w:rsidP="00CB4BEB">
      <w:pPr>
        <w:pStyle w:val="Overskrift2"/>
      </w:pPr>
      <w:bookmarkStart w:id="600" w:name="_Toc68694339"/>
      <w:r w:rsidRPr="00576460">
        <w:t xml:space="preserve">5.8.11 </w:t>
      </w:r>
      <w:r w:rsidRPr="00786299">
        <w:t>Børne- og skoledistrikter (5710)</w:t>
      </w:r>
      <w:bookmarkEnd w:id="598"/>
      <w:bookmarkEnd w:id="600"/>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udd_distrikt_nr</w:t>
            </w:r>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Ung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udd_distrikt_navn</w:t>
            </w:r>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Selsmoseskolen</w:t>
            </w:r>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udd_distrikt_type_kode</w:t>
            </w:r>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ung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w:t>
            </w:r>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udd_hovedomr_nr</w:t>
            </w:r>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hovedskole nr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udd_hovedomr_navn</w:t>
            </w:r>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udd_delomr_nr</w:t>
            </w:r>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udd_delomr_navn</w:t>
            </w:r>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starttrin_kode</w:t>
            </w:r>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sluttrin_kode</w:t>
            </w:r>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slutttrin</w:t>
            </w:r>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Børn 3-6 år, dagplejedistrikter, skoledistrikter, SSPdistrikter,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r w:rsidRPr="000948FE">
              <w:rPr>
                <w:rFonts w:ascii="Trebuchet MS" w:hAnsi="Trebuchet MS" w:cs="Trebuchet MS"/>
                <w:sz w:val="18"/>
                <w:szCs w:val="18"/>
              </w:rPr>
              <w:t>GeoDanmark</w:t>
            </w:r>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5.8.11.3.1   5710 udd_type</w:t>
      </w:r>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udd_distrikt_type_kode</w:t>
            </w:r>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udd_distrikt_type</w:t>
            </w:r>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601" w:name="_Toc63351478"/>
    </w:p>
    <w:p w14:paraId="4E29B605" w14:textId="295013F9" w:rsidR="00CB4BEB" w:rsidRPr="00576460" w:rsidRDefault="00CB4BEB" w:rsidP="00CB4BEB">
      <w:pPr>
        <w:pStyle w:val="Overskrift2"/>
      </w:pPr>
      <w:bookmarkStart w:id="602" w:name="_Toc68694340"/>
      <w:r w:rsidRPr="00576460">
        <w:t>5.8.12 Andre distrikter (5711)</w:t>
      </w:r>
      <w:bookmarkEnd w:id="601"/>
      <w:bookmarkEnd w:id="602"/>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an_distrikt_nr</w:t>
            </w:r>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w:t>
            </w:r>
            <w:r w:rsidRPr="00576460">
              <w:rPr>
                <w:rFonts w:ascii="Trebuchet MS" w:hAnsi="Trebuchet MS" w:cs="Trebuchet MS"/>
                <w:bCs/>
                <w:sz w:val="18"/>
                <w:szCs w:val="18"/>
              </w:rPr>
              <w:t>_nr</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Andre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an_distrikt_navn</w:t>
            </w:r>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an_dis_na</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an_distrikt_type_kode</w:t>
            </w:r>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r>
              <w:rPr>
                <w:rFonts w:ascii="Trebuchet MS" w:hAnsi="Trebuchet MS"/>
                <w:sz w:val="18"/>
                <w:szCs w:val="18"/>
              </w:rPr>
              <w:t>an_dis_ty_k</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 for andre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w:t>
            </w:r>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r>
              <w:rPr>
                <w:rFonts w:ascii="Trebuchet MS" w:hAnsi="Trebuchet MS"/>
                <w:sz w:val="18"/>
                <w:szCs w:val="18"/>
              </w:rPr>
              <w:t>an_dis_ty</w:t>
            </w:r>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r w:rsidRPr="00B731D8">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lastRenderedPageBreak/>
        <w:t>5.8.12.3.1   5711 An_distrikt_type</w:t>
      </w:r>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an_distrikt_type_kode</w:t>
            </w:r>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an_distrikt_type</w:t>
            </w:r>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603" w:name="_Toc63351479"/>
    </w:p>
    <w:p w14:paraId="07F07BCA" w14:textId="2711FDB3" w:rsidR="00CB4BEB" w:rsidRPr="00576460" w:rsidRDefault="00CB4BEB" w:rsidP="00CB4BEB">
      <w:pPr>
        <w:pStyle w:val="Overskrift2"/>
      </w:pPr>
      <w:bookmarkStart w:id="604" w:name="_Toc68694341"/>
      <w:r w:rsidRPr="00576460">
        <w:t>5.8.13 Pleje- og ældredistrikter (5712)</w:t>
      </w:r>
      <w:bookmarkEnd w:id="603"/>
      <w:bookmarkEnd w:id="604"/>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plej_distrikt_nr</w:t>
            </w:r>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w:t>
            </w:r>
            <w:r w:rsidRPr="00576460">
              <w:rPr>
                <w:rFonts w:ascii="Trebuchet MS" w:hAnsi="Trebuchet MS" w:cs="Trebuchet MS"/>
                <w:bCs/>
                <w:sz w:val="18"/>
                <w:szCs w:val="18"/>
              </w:rPr>
              <w:t>_nr</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Pleje- og ældredistrikts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plej_distrikt_navn</w:t>
            </w:r>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plej_d_na</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w:t>
            </w:r>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plej_distrikt_type_kode</w:t>
            </w:r>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r>
              <w:rPr>
                <w:rFonts w:ascii="Trebuchet MS" w:hAnsi="Trebuchet MS"/>
                <w:sz w:val="18"/>
                <w:szCs w:val="18"/>
              </w:rPr>
              <w:t>plej_d_ty_k</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w:t>
            </w:r>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r>
              <w:rPr>
                <w:rFonts w:ascii="Trebuchet MS" w:hAnsi="Trebuchet MS"/>
                <w:sz w:val="18"/>
                <w:szCs w:val="18"/>
              </w:rPr>
              <w:t>plej_d_ty</w:t>
            </w:r>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ældreistrikttype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5.8.13.3.1   5712 Plej_distrikt_type</w:t>
      </w:r>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plej_distrikt_type_kode</w:t>
            </w:r>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plej_distrikt_type</w:t>
            </w:r>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605" w:name="_Toc63351480"/>
    </w:p>
    <w:p w14:paraId="6BCE456F" w14:textId="12A9957D" w:rsidR="00CB4BEB" w:rsidRPr="00576460" w:rsidRDefault="00CB4BEB" w:rsidP="00CB4BEB">
      <w:pPr>
        <w:pStyle w:val="Overskrift2"/>
      </w:pPr>
      <w:bookmarkStart w:id="606" w:name="_Toc68694342"/>
      <w:r w:rsidRPr="00576460">
        <w:t xml:space="preserve">5.8.14 </w:t>
      </w:r>
      <w:r w:rsidRPr="00576460">
        <w:rPr>
          <w:szCs w:val="32"/>
        </w:rPr>
        <w:t xml:space="preserve">Prognose- og statistik distrikter </w:t>
      </w:r>
      <w:r w:rsidRPr="00576460">
        <w:t>(5713)</w:t>
      </w:r>
      <w:bookmarkEnd w:id="605"/>
      <w:bookmarkEnd w:id="606"/>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prog_distrikt_nr</w:t>
            </w:r>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prog_distrikt_navn</w:t>
            </w:r>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ro_dis_na</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Selsmoseskolen</w:t>
            </w:r>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prog_distrikt_type_kode</w:t>
            </w:r>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w:t>
            </w:r>
            <w:r>
              <w:rPr>
                <w:rFonts w:ascii="Trebuchet MS" w:hAnsi="Trebuchet MS"/>
                <w:sz w:val="18"/>
                <w:szCs w:val="18"/>
              </w:rPr>
              <w:t>ro_di_ty_k</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w:t>
            </w:r>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w:t>
            </w:r>
            <w:r>
              <w:rPr>
                <w:rFonts w:ascii="Trebuchet MS" w:hAnsi="Trebuchet MS"/>
                <w:sz w:val="18"/>
                <w:szCs w:val="18"/>
              </w:rPr>
              <w:t>ro_di_ty</w:t>
            </w:r>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5.8.14.3.1   5713 Prog_distrikt_type</w:t>
      </w:r>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prog_distrikt_type_kode</w:t>
            </w:r>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prog_distrikt_type</w:t>
            </w:r>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607" w:name="_Toc63351481"/>
    </w:p>
    <w:p w14:paraId="79557ADA" w14:textId="24E6CB35" w:rsidR="00CB4BEB" w:rsidRPr="00576460" w:rsidRDefault="00CB4BEB" w:rsidP="00CB4BEB">
      <w:pPr>
        <w:pStyle w:val="Overskrift2"/>
      </w:pPr>
      <w:bookmarkStart w:id="608" w:name="_Toc68694343"/>
      <w:r w:rsidRPr="00576460">
        <w:t xml:space="preserve">5.8.15 </w:t>
      </w:r>
      <w:bookmarkStart w:id="609" w:name="_Hlk59517136"/>
      <w:r w:rsidRPr="00576460">
        <w:t>Lærings- og uddannelsesinstitution</w:t>
      </w:r>
      <w:r w:rsidRPr="00576460">
        <w:rPr>
          <w:szCs w:val="32"/>
        </w:rPr>
        <w:t xml:space="preserve"> </w:t>
      </w:r>
      <w:r w:rsidRPr="00576460">
        <w:t>(5714)</w:t>
      </w:r>
      <w:r w:rsidRPr="00A92816">
        <w:t>*</w:t>
      </w:r>
      <w:bookmarkEnd w:id="607"/>
      <w:bookmarkEnd w:id="608"/>
      <w:bookmarkEnd w:id="609"/>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udd_institution_type_kode</w:t>
            </w:r>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_inst_k</w:t>
            </w:r>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w:t>
            </w:r>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_ins_na</w:t>
            </w:r>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starttrin_kode</w:t>
            </w:r>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sluttrin_kode</w:t>
            </w:r>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lutttrin</w:t>
            </w:r>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H</w:t>
            </w:r>
            <w:r w:rsidRPr="00576460">
              <w:rPr>
                <w:rFonts w:ascii="Trebuchet MS" w:hAnsi="Trebuchet MS" w:cs="Trebuchet MS"/>
                <w:sz w:val="18"/>
                <w:szCs w:val="18"/>
              </w:rPr>
              <w:t>usnr</w:t>
            </w:r>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P</w:t>
            </w:r>
            <w:r w:rsidRPr="00576460">
              <w:rPr>
                <w:rFonts w:ascii="Trebuchet MS" w:hAnsi="Trebuchet MS" w:cs="Trebuchet MS"/>
                <w:sz w:val="18"/>
                <w:szCs w:val="18"/>
              </w:rPr>
              <w:t>ostnr</w:t>
            </w:r>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36"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r w:rsidRPr="00786299">
              <w:rPr>
                <w:rFonts w:ascii="Trebuchet MS" w:hAnsi="Trebuchet MS"/>
                <w:b/>
                <w:bCs/>
                <w:sz w:val="18"/>
                <w:szCs w:val="18"/>
              </w:rPr>
              <w:t>udd_institution_type_kode</w:t>
            </w:r>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r w:rsidRPr="00786299">
              <w:rPr>
                <w:rFonts w:ascii="Trebuchet MS" w:hAnsi="Trebuchet MS"/>
                <w:b/>
                <w:bCs/>
                <w:sz w:val="18"/>
                <w:szCs w:val="18"/>
              </w:rPr>
              <w:t>udd_institution_type</w:t>
            </w:r>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Pasnings-/fritidstilbud for skolebørn efter skoletid+ferier</w:t>
            </w:r>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br w:type="page"/>
      </w:r>
    </w:p>
    <w:p w14:paraId="2B2714D7" w14:textId="77777777" w:rsidR="00CB4BEB" w:rsidRPr="00576460" w:rsidRDefault="00CB4BEB" w:rsidP="00CB4BEB">
      <w:pPr>
        <w:pStyle w:val="Overskrift2"/>
      </w:pPr>
      <w:bookmarkStart w:id="610" w:name="_Toc63351482"/>
      <w:bookmarkStart w:id="611" w:name="_Toc68694344"/>
      <w:r w:rsidRPr="00576460">
        <w:lastRenderedPageBreak/>
        <w:t xml:space="preserve">5.8.16 </w:t>
      </w:r>
      <w:bookmarkStart w:id="612" w:name="_Hlk59517153"/>
      <w:r w:rsidRPr="00576460">
        <w:t>Botilbud</w:t>
      </w:r>
      <w:r w:rsidRPr="00576460">
        <w:rPr>
          <w:szCs w:val="32"/>
        </w:rPr>
        <w:t xml:space="preserve"> </w:t>
      </w:r>
      <w:r w:rsidRPr="00576460">
        <w:t>(5715)</w:t>
      </w:r>
      <w:bookmarkEnd w:id="610"/>
      <w:bookmarkEnd w:id="611"/>
      <w:bookmarkEnd w:id="612"/>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botilbud_type_kode</w:t>
            </w:r>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r>
              <w:rPr>
                <w:rFonts w:ascii="Trebuchet MS" w:hAnsi="Trebuchet MS"/>
                <w:sz w:val="18"/>
                <w:szCs w:val="18"/>
              </w:rPr>
              <w:t>_k</w:t>
            </w:r>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r>
              <w:rPr>
                <w:rFonts w:ascii="Trebuchet MS" w:hAnsi="Trebuchet MS"/>
                <w:sz w:val="18"/>
                <w:szCs w:val="18"/>
              </w:rPr>
              <w:t>botilbu_na</w:t>
            </w:r>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husnr</w:t>
            </w:r>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w:t>
            </w:r>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adr_id</w:t>
            </w:r>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5.8.16.3.1   5715 Botilbud_type</w:t>
      </w:r>
      <w:r w:rsidRPr="00576460">
        <w:rPr>
          <w:rStyle w:val="TypografiOverskrift4BrugerdefineretfarveRGB0Tegn"/>
        </w:rPr>
        <w:t xml:space="preserve"> </w:t>
      </w:r>
      <w:r w:rsidRPr="00576460">
        <w:t>(d_5715_ botilbud_type)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botilbud_type_kode</w:t>
            </w:r>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r w:rsidRPr="00D8067B">
              <w:rPr>
                <w:rFonts w:ascii="Trebuchet MS" w:hAnsi="Trebuchet MS" w:cs="Trebuchet MS"/>
                <w:b/>
                <w:bCs/>
                <w:sz w:val="18"/>
                <w:szCs w:val="18"/>
              </w:rPr>
              <w:t>botilbud_type</w:t>
            </w:r>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Pleje familie</w:t>
            </w:r>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613" w:name="_Toc63351483"/>
      <w:bookmarkStart w:id="614" w:name="_Toc68694345"/>
      <w:r w:rsidRPr="00576460">
        <w:lastRenderedPageBreak/>
        <w:t xml:space="preserve">5.8.17 </w:t>
      </w:r>
      <w:bookmarkStart w:id="615" w:name="_Hlk59517168"/>
      <w:r w:rsidRPr="00576460">
        <w:t>Servicetilbud</w:t>
      </w:r>
      <w:r w:rsidRPr="00576460">
        <w:rPr>
          <w:szCs w:val="32"/>
        </w:rPr>
        <w:t xml:space="preserve"> </w:t>
      </w:r>
      <w:r w:rsidRPr="00576460">
        <w:t>(5716)</w:t>
      </w:r>
      <w:bookmarkEnd w:id="613"/>
      <w:bookmarkEnd w:id="614"/>
      <w:bookmarkEnd w:id="615"/>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service_type_kode</w:t>
            </w:r>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r>
              <w:rPr>
                <w:rFonts w:ascii="Trebuchet MS" w:hAnsi="Trebuchet MS"/>
                <w:sz w:val="18"/>
                <w:szCs w:val="18"/>
              </w:rPr>
              <w:t>_k</w:t>
            </w:r>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w:t>
            </w:r>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ejerstatus_kode</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servicetilbud_navn</w:t>
            </w:r>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service_na</w:t>
            </w:r>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h</w:t>
            </w:r>
            <w:r w:rsidRPr="00576460">
              <w:rPr>
                <w:rFonts w:ascii="Trebuchet MS" w:hAnsi="Trebuchet MS" w:cs="Trebuchet MS"/>
                <w:sz w:val="18"/>
                <w:szCs w:val="18"/>
              </w:rPr>
              <w:t>usnr</w:t>
            </w:r>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p</w:t>
            </w:r>
            <w:r w:rsidRPr="00576460">
              <w:rPr>
                <w:rFonts w:ascii="Trebuchet MS" w:hAnsi="Trebuchet MS" w:cs="Trebuchet MS"/>
                <w:sz w:val="18"/>
                <w:szCs w:val="18"/>
              </w:rPr>
              <w:t>ostnr</w:t>
            </w:r>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adr_id</w:t>
            </w:r>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5.8.17.3.1   5716 Servicetilbud_type</w:t>
      </w:r>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service_type_kode</w:t>
            </w:r>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service_type</w:t>
            </w:r>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37"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38"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616" w:name="_Toc63351484"/>
      <w:bookmarkStart w:id="617" w:name="_Toc68694346"/>
      <w:r>
        <w:lastRenderedPageBreak/>
        <w:t>5.9</w:t>
      </w:r>
      <w:r w:rsidRPr="003429CF">
        <w:t xml:space="preserve"> </w:t>
      </w:r>
      <w:r>
        <w:t>Sport, fritid og friluftsliv</w:t>
      </w:r>
      <w:bookmarkEnd w:id="599"/>
      <w:bookmarkEnd w:id="616"/>
      <w:bookmarkEnd w:id="617"/>
    </w:p>
    <w:p w14:paraId="3B7375F8" w14:textId="77777777" w:rsidR="00CB4BEB" w:rsidRPr="001C410C" w:rsidRDefault="00CB4BEB" w:rsidP="00CB4BEB">
      <w:pPr>
        <w:pStyle w:val="Overskrift2"/>
      </w:pPr>
      <w:bookmarkStart w:id="618" w:name="_Toc292865521"/>
      <w:bookmarkStart w:id="619" w:name="_Toc63351485"/>
      <w:bookmarkStart w:id="620" w:name="_Toc68694347"/>
      <w:bookmarkStart w:id="621" w:name="OLE_LINK9"/>
      <w:bookmarkStart w:id="622" w:name="OLE_LINK10"/>
      <w:r w:rsidRPr="00AD023B">
        <w:t>5.9.1 Facilitet_punkt (5800)</w:t>
      </w:r>
      <w:bookmarkEnd w:id="618"/>
      <w:bookmarkEnd w:id="619"/>
      <w:bookmarkEnd w:id="62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623" w:name="_Toc292865527"/>
            <w:bookmarkEnd w:id="621"/>
            <w:bookmarkEnd w:id="622"/>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CB4BEB" w:rsidRPr="00EA3291"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CB4BEB" w:rsidRPr="00EA3291"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CB4BEB" w:rsidRPr="0017048F"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CB4BEB" w:rsidRPr="0017048F"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C920AA"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CB4BEB" w:rsidRPr="00FA28A4" w:rsidRDefault="00CB4BEB" w:rsidP="003C0924">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that brings you around the area.</w:t>
            </w:r>
          </w:p>
        </w:tc>
      </w:tr>
      <w:tr w:rsidR="00CB4BEB" w:rsidRPr="00C920AA"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CB4BEB" w:rsidRPr="00FA28A4" w:rsidRDefault="00CB4BEB" w:rsidP="003C0924">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w:t>
            </w:r>
          </w:p>
        </w:tc>
      </w:tr>
      <w:tr w:rsidR="00CB4BEB" w:rsidRPr="00C920AA"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CB4BEB" w:rsidRPr="00FA28A4" w:rsidRDefault="00CB4BEB" w:rsidP="003C0924">
            <w:pPr>
              <w:rPr>
                <w:rFonts w:ascii="Trebuchet MS" w:hAnsi="Trebuchet MS" w:cs="Trebuchet MS"/>
                <w:sz w:val="18"/>
                <w:szCs w:val="18"/>
                <w:lang w:val="en-US"/>
              </w:rPr>
            </w:pPr>
            <w:r w:rsidRPr="00DC5F88">
              <w:rPr>
                <w:rFonts w:ascii="Trebuchet MS" w:hAnsi="Trebuchet MS" w:cs="Trebuchet MS"/>
                <w:sz w:val="18"/>
                <w:szCs w:val="18"/>
              </w:rPr>
              <w:t xml:space="preserve">Der Standort liegt in einem hügeligen Gelände. </w:t>
            </w:r>
            <w:r w:rsidRPr="00FA28A4">
              <w:rPr>
                <w:rFonts w:ascii="Trebuchet MS" w:hAnsi="Trebuchet MS" w:cs="Trebuchet MS"/>
                <w:sz w:val="18"/>
                <w:szCs w:val="18"/>
                <w:lang w:val="en-US"/>
              </w:rPr>
              <w:t>Hier ist ein markiertes Wegesystem, das Sie durch die Gegend führt.</w:t>
            </w:r>
          </w:p>
        </w:tc>
      </w:tr>
      <w:tr w:rsidR="00CB4BEB"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Der Standort liegt in einem hügeligen Gelände. Hier ist ein …</w:t>
            </w:r>
          </w:p>
        </w:tc>
      </w:tr>
      <w:tr w:rsidR="00CB4BEB"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kontak_ved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CB4BEB" w:rsidRPr="00FA7904" w:rsidRDefault="00000000" w:rsidP="003C0924">
            <w:pPr>
              <w:rPr>
                <w:rFonts w:ascii="Trebuchet MS" w:hAnsi="Trebuchet MS" w:cs="Trebuchet MS"/>
                <w:sz w:val="18"/>
                <w:szCs w:val="18"/>
              </w:rPr>
            </w:pPr>
            <w:hyperlink r:id="rId39"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CB4BEB" w:rsidRPr="0017048F" w:rsidRDefault="00CB4BEB" w:rsidP="003C0924">
            <w:pPr>
              <w:rPr>
                <w:rFonts w:ascii="Trebuchet MS" w:hAnsi="Trebuchet MS"/>
                <w:sz w:val="18"/>
                <w:szCs w:val="18"/>
              </w:rPr>
            </w:pPr>
            <w:r w:rsidRPr="0017048F">
              <w:rPr>
                <w:rFonts w:ascii="Trebuchet MS" w:hAnsi="Trebuchet MS"/>
                <w:sz w:val="18"/>
                <w:szCs w:val="18"/>
              </w:rPr>
              <w:lastRenderedPageBreak/>
              <w:t>handicap_k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CB4BEB" w:rsidRPr="0017048F" w:rsidRDefault="00CB4BEB" w:rsidP="003C0924">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CB4BEB"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CB4BEB" w:rsidRPr="0017048F" w:rsidRDefault="00CB4BEB" w:rsidP="003C0924">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CB4BEB" w:rsidRPr="0017048F" w:rsidRDefault="00CB4BEB" w:rsidP="003C0924">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CB4BEB"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saeson_k</w:t>
            </w:r>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w:t>
            </w:r>
          </w:p>
        </w:tc>
      </w:tr>
      <w:tr w:rsidR="00CB4BEB"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w:t>
            </w:r>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Helårsåbent</w:t>
            </w:r>
          </w:p>
        </w:tc>
      </w:tr>
      <w:tr w:rsidR="00CB4BEB"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saeson_st</w:t>
            </w:r>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04-01</w:t>
            </w:r>
          </w:p>
        </w:tc>
      </w:tr>
      <w:tr w:rsidR="00CB4BEB"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saeson_sl</w:t>
            </w:r>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CB4BEB" w:rsidRPr="00902848" w:rsidRDefault="00CB4BEB" w:rsidP="003C0924">
            <w:pPr>
              <w:shd w:val="clear" w:color="auto" w:fill="FFFFFF"/>
              <w:rPr>
                <w:rFonts w:ascii="Trebuchet MS" w:hAnsi="Trebuchet MS"/>
                <w:sz w:val="18"/>
                <w:szCs w:val="18"/>
              </w:rPr>
            </w:pPr>
            <w:r w:rsidRPr="00902848">
              <w:rPr>
                <w:rFonts w:ascii="Trebuchet MS" w:hAnsi="Trebuchet MS"/>
                <w:sz w:val="18"/>
                <w:szCs w:val="18"/>
              </w:rPr>
              <w:t>10-31</w:t>
            </w:r>
          </w:p>
        </w:tc>
      </w:tr>
      <w:tr w:rsidR="00CB4BEB"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saeson_bem</w:t>
            </w:r>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Helårsåbent, dog ikke helligdage.</w:t>
            </w:r>
          </w:p>
        </w:tc>
      </w:tr>
      <w:tr w:rsidR="00CB4BEB"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CB4BEB" w:rsidRDefault="00CB4BEB" w:rsidP="003C0924">
            <w:pPr>
              <w:rPr>
                <w:rFonts w:ascii="Trebuchet MS" w:hAnsi="Trebuchet MS"/>
                <w:sz w:val="18"/>
                <w:szCs w:val="18"/>
              </w:rPr>
            </w:pPr>
            <w:r w:rsidRPr="00902848">
              <w:rPr>
                <w:rFonts w:ascii="Trebuchet MS" w:hAnsi="Trebuchet MS"/>
                <w:sz w:val="18"/>
                <w:szCs w:val="18"/>
              </w:rPr>
              <w:t>doegnaab_k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CB4BEB" w:rsidRDefault="00CB4BEB" w:rsidP="003C0924">
            <w:pPr>
              <w:rPr>
                <w:rFonts w:ascii="Trebuchet MS" w:hAnsi="Trebuchet MS"/>
                <w:sz w:val="18"/>
                <w:szCs w:val="18"/>
              </w:rPr>
            </w:pPr>
            <w:r w:rsidRPr="00902848">
              <w:rPr>
                <w:rFonts w:ascii="Trebuchet MS" w:hAnsi="Trebuchet MS"/>
                <w:sz w:val="18"/>
                <w:szCs w:val="18"/>
              </w:rPr>
              <w:t>doegnaab</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CB4BEB" w:rsidRDefault="00CB4BEB" w:rsidP="003C0924">
            <w:pPr>
              <w:rPr>
                <w:rFonts w:ascii="Trebuchet MS" w:hAnsi="Trebuchet MS"/>
                <w:sz w:val="18"/>
                <w:szCs w:val="18"/>
              </w:rPr>
            </w:pPr>
            <w:r w:rsidRPr="00902848">
              <w:rPr>
                <w:rFonts w:ascii="Trebuchet MS" w:hAnsi="Trebuchet MS"/>
                <w:sz w:val="18"/>
                <w:szCs w:val="18"/>
              </w:rPr>
              <w:t>vandhane_k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CB4BEB" w:rsidRDefault="00CB4BEB" w:rsidP="003C0924">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CB4BEB" w:rsidRDefault="00CB4BEB" w:rsidP="003C0924">
            <w:pPr>
              <w:rPr>
                <w:rFonts w:ascii="Trebuchet MS" w:hAnsi="Trebuchet MS"/>
                <w:sz w:val="18"/>
                <w:szCs w:val="18"/>
              </w:rPr>
            </w:pPr>
            <w:r w:rsidRPr="00902848">
              <w:rPr>
                <w:rFonts w:ascii="Trebuchet MS" w:hAnsi="Trebuchet MS"/>
                <w:sz w:val="18"/>
                <w:szCs w:val="18"/>
              </w:rPr>
              <w:t>bemand_k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CB4BEB" w:rsidRDefault="00CB4BEB" w:rsidP="003C0924">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CB4BEB" w:rsidRDefault="00CB4BEB" w:rsidP="003C0924">
            <w:pPr>
              <w:rPr>
                <w:rFonts w:ascii="Trebuchet MS" w:hAnsi="Trebuchet MS"/>
                <w:sz w:val="18"/>
                <w:szCs w:val="18"/>
              </w:rPr>
            </w:pPr>
            <w:r w:rsidRPr="00902848">
              <w:rPr>
                <w:rFonts w:ascii="Trebuchet MS" w:hAnsi="Trebuchet MS"/>
                <w:sz w:val="18"/>
                <w:szCs w:val="18"/>
              </w:rPr>
              <w:t>betaling_k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CB4BEB" w:rsidRDefault="00CB4BEB" w:rsidP="003C0924">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Nej</w:t>
            </w:r>
          </w:p>
        </w:tc>
      </w:tr>
      <w:tr w:rsidR="00CB4BEB"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book_k</w:t>
            </w:r>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CB4BEB" w:rsidRPr="00902848" w:rsidRDefault="00CB4BEB" w:rsidP="003C0924">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CB4BEB" w:rsidRPr="00902848" w:rsidRDefault="00CB4BEB" w:rsidP="003C0924">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CB4BEB" w:rsidRPr="00902848" w:rsidRDefault="00CB4BEB" w:rsidP="003C0924">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CB4BEB" w:rsidRPr="00902848" w:rsidRDefault="00CB4BEB" w:rsidP="003C0924">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CB4BEB" w:rsidRPr="00902848" w:rsidRDefault="00CB4BEB" w:rsidP="003C0924">
            <w:pPr>
              <w:rPr>
                <w:rFonts w:ascii="Trebuchet MS" w:hAnsi="Trebuchet MS"/>
                <w:sz w:val="18"/>
                <w:szCs w:val="18"/>
              </w:rPr>
            </w:pPr>
            <w:r>
              <w:rPr>
                <w:rFonts w:ascii="Trebuchet MS" w:hAnsi="Trebuchet MS"/>
                <w:sz w:val="18"/>
                <w:szCs w:val="18"/>
              </w:rPr>
              <w:t>Ja</w:t>
            </w:r>
          </w:p>
        </w:tc>
      </w:tr>
      <w:tr w:rsidR="00CB4BEB"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antal_pl</w:t>
            </w:r>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CB4BEB" w:rsidRPr="00902848" w:rsidRDefault="00CB4BEB" w:rsidP="003C0924">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CB4BEB" w:rsidRPr="00902848" w:rsidRDefault="00CB4BEB" w:rsidP="003C0924">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CB4BEB" w:rsidRPr="00902848" w:rsidRDefault="00CB4BEB" w:rsidP="003C0924">
            <w:pPr>
              <w:rPr>
                <w:rFonts w:ascii="Trebuchet MS" w:hAnsi="Trebuchet MS"/>
                <w:sz w:val="18"/>
                <w:szCs w:val="18"/>
              </w:rPr>
            </w:pPr>
            <w:r>
              <w:rPr>
                <w:rFonts w:ascii="Trebuchet MS" w:hAnsi="Trebuchet MS"/>
                <w:sz w:val="18"/>
                <w:szCs w:val="18"/>
              </w:rPr>
              <w:t>12</w:t>
            </w:r>
          </w:p>
        </w:tc>
      </w:tr>
      <w:tr w:rsidR="00CB4BEB"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folder_k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folde_link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416A94C5" w14:textId="77777777" w:rsidR="00CB4BEB" w:rsidRPr="00902848" w:rsidRDefault="00CB4BEB" w:rsidP="003C0924">
            <w:pPr>
              <w:rPr>
                <w:rFonts w:ascii="Trebuchet MS" w:hAnsi="Trebuchet MS"/>
                <w:sz w:val="18"/>
                <w:szCs w:val="18"/>
              </w:rPr>
            </w:pPr>
          </w:p>
        </w:tc>
      </w:tr>
      <w:tr w:rsidR="00CB4BEB"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1ECCF454" w14:textId="77777777" w:rsidR="00CB4BEB" w:rsidRPr="00902848" w:rsidRDefault="00CB4BEB" w:rsidP="003C0924">
            <w:pPr>
              <w:rPr>
                <w:rFonts w:ascii="Trebuchet MS" w:hAnsi="Trebuchet MS"/>
                <w:sz w:val="18"/>
                <w:szCs w:val="18"/>
              </w:rPr>
            </w:pPr>
          </w:p>
        </w:tc>
      </w:tr>
      <w:tr w:rsidR="00CB4BEB"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61173ED5" w14:textId="77777777" w:rsidR="00CB4BEB" w:rsidRPr="00902848" w:rsidRDefault="00CB4BEB" w:rsidP="003C0924">
            <w:pPr>
              <w:rPr>
                <w:rFonts w:ascii="Trebuchet MS" w:hAnsi="Trebuchet MS"/>
                <w:sz w:val="18"/>
                <w:szCs w:val="18"/>
              </w:rPr>
            </w:pPr>
          </w:p>
        </w:tc>
      </w:tr>
      <w:tr w:rsidR="00CB4BEB"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6752A5EF" w14:textId="77777777" w:rsidR="00CB4BEB" w:rsidRPr="00902848" w:rsidRDefault="00CB4BEB" w:rsidP="003C0924">
            <w:pPr>
              <w:rPr>
                <w:rFonts w:ascii="Trebuchet MS" w:hAnsi="Trebuchet MS"/>
                <w:sz w:val="18"/>
                <w:szCs w:val="18"/>
              </w:rPr>
            </w:pPr>
          </w:p>
        </w:tc>
      </w:tr>
      <w:tr w:rsidR="00CB4BEB"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CB4BEB"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lastRenderedPageBreak/>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cvf_vejkode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husnr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postnr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postnr_by</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adr_id</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CB4BEB" w:rsidRPr="00D73DA9" w:rsidRDefault="00CB4BEB" w:rsidP="003C0924">
            <w:pPr>
              <w:rPr>
                <w:rFonts w:ascii="Trebuchet MS" w:hAnsi="Trebuchet MS"/>
                <w:sz w:val="18"/>
                <w:szCs w:val="18"/>
              </w:rPr>
            </w:pPr>
            <w:r w:rsidRPr="00D73DA9">
              <w:rPr>
                <w:rFonts w:ascii="Trebuchet MS" w:hAnsi="Trebuchet MS"/>
                <w:sz w:val="18"/>
                <w:szCs w:val="18"/>
              </w:rPr>
              <w:t>ansva_v_k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CB4BEB" w:rsidRPr="00D73DA9" w:rsidRDefault="00CB4BEB" w:rsidP="003C0924">
            <w:pPr>
              <w:rPr>
                <w:rFonts w:ascii="Trebuchet MS" w:hAnsi="Trebuchet MS"/>
                <w:sz w:val="18"/>
                <w:szCs w:val="18"/>
              </w:rPr>
            </w:pPr>
            <w:r w:rsidRPr="00D73DA9">
              <w:rPr>
                <w:rFonts w:ascii="Trebuchet MS" w:hAnsi="Trebuchet MS"/>
                <w:sz w:val="18"/>
                <w:szCs w:val="18"/>
              </w:rPr>
              <w:t>ansva_v</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CB4BEB" w:rsidRPr="002609A5" w:rsidRDefault="00CB4BEB" w:rsidP="003C0924">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CB4BEB"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CB4BEB" w:rsidRPr="002609A5" w:rsidRDefault="00CB4BEB" w:rsidP="003C0924">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Facilitet_punkt</w:t>
            </w:r>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Formaal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Noegle_ord</w:t>
            </w:r>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lastRenderedPageBreak/>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r w:rsidRPr="00C62231">
              <w:rPr>
                <w:rFonts w:ascii="Trebuchet MS" w:hAnsi="Trebuchet MS" w:cs="Trebuchet MS"/>
                <w:sz w:val="18"/>
                <w:szCs w:val="18"/>
              </w:rPr>
              <w:t>GeoDanmark</w:t>
            </w:r>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3C0924">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facilitet_type_kode</w:t>
            </w:r>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facilitet_type</w:t>
            </w:r>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/muldtoilet</w:t>
            </w:r>
            <w:r w:rsidRPr="00B87969">
              <w:rPr>
                <w:rFonts w:ascii="Trebuchet MS" w:hAnsi="Trebuchet MS"/>
                <w:sz w:val="18"/>
                <w:szCs w:val="18"/>
              </w:rPr>
              <w:t>, der er åbent for offentligheden.</w:t>
            </w:r>
          </w:p>
        </w:tc>
      </w:tr>
      <w:tr w:rsidR="00CB4BEB" w:rsidRPr="00B87969" w14:paraId="59E0DF10"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lastRenderedPageBreak/>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bålsteder har grill-muligheden. </w:t>
            </w:r>
          </w:p>
        </w:tc>
      </w:tr>
      <w:tr w:rsidR="00CB4BEB" w:rsidRPr="00B87969" w14:paraId="7F33EB84"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Badested tildelt Det nordiske kystflag.</w:t>
            </w:r>
          </w:p>
        </w:tc>
      </w:tr>
      <w:tr w:rsidR="00CB4BEB" w:rsidRPr="00B87969" w14:paraId="4F0CA9E2"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et eller flere badebassinner, der kan være overdækket eller under åben himmel. Dækker også havnebad.</w:t>
            </w:r>
          </w:p>
        </w:tc>
      </w:tr>
      <w:tr w:rsidR="00CB4BEB" w:rsidRPr="00B87969" w14:paraId="4DB59ED5"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Anlæg til ophaling eller isætning af mindre både, evt. med spil.</w:t>
            </w:r>
          </w:p>
        </w:tc>
      </w:tr>
      <w:tr w:rsidR="00CB4BEB" w:rsidRPr="00B87969" w14:paraId="4AAF554B" w14:textId="77777777" w:rsidTr="003C0924">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Herunder trailhead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Mødested hvorfra flere rekreative ruter udgår, som kan være udgangspunkt for fælles motion og aktivitet. Ved et Trailhead findes infotavler eller anden form for information, p-plads og evt. andre simple faciliteter i umiddelbar nærhed.</w:t>
            </w:r>
          </w:p>
        </w:tc>
      </w:tr>
      <w:tr w:rsidR="00CB4BEB" w:rsidRPr="00B87969" w14:paraId="7CE0EEF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Ladestation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Ladestation til el</w:t>
            </w:r>
            <w:r>
              <w:rPr>
                <w:rFonts w:ascii="Trebuchet MS" w:hAnsi="Trebuchet MS" w:cs="Trebuchet MS"/>
                <w:sz w:val="18"/>
                <w:szCs w:val="18"/>
              </w:rPr>
              <w:t>-cykler</w:t>
            </w:r>
            <w:r w:rsidRPr="00B87969">
              <w:rPr>
                <w:rFonts w:ascii="Trebuchet MS" w:hAnsi="Trebuchet MS" w:cs="Trebuchet MS"/>
                <w:sz w:val="18"/>
                <w:szCs w:val="18"/>
              </w:rPr>
              <w:t>.</w:t>
            </w:r>
          </w:p>
        </w:tc>
      </w:tr>
      <w:tr w:rsidR="00CB4BEB" w:rsidRPr="00B87969" w14:paraId="61DEB7D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/fritløbsareal</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3C0924">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DE4410">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luddannede kystlivreddere og udstyret med blandt andet hjertestartere, rescue boards og førstehjælpsudstyr.</w:t>
            </w:r>
          </w:p>
        </w:tc>
      </w:tr>
      <w:tr w:rsidR="00CB4BEB" w:rsidRPr="00B87969" w14:paraId="6838C348" w14:textId="77777777" w:rsidTr="00DE4410">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binhage og evt. isstige og issyle.</w:t>
            </w:r>
          </w:p>
        </w:tc>
      </w:tr>
      <w:tr w:rsidR="00CB4BEB" w:rsidRPr="00B87969" w14:paraId="2339B495" w14:textId="77777777" w:rsidTr="003C0924">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DE4410">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4514C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Mindre indhegning m.v. til heste, som kan benyttes i forbindelse med midlertidigt ophold. Evt. en del af et høhotel.</w:t>
            </w:r>
          </w:p>
        </w:tc>
      </w:tr>
      <w:tr w:rsidR="00CB4BEB" w:rsidRPr="00B87969" w14:paraId="536C0F04" w14:textId="77777777" w:rsidTr="004514C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307885AE" w:rsidR="00CB4BEB" w:rsidRPr="004514CE" w:rsidRDefault="00CB4BEB" w:rsidP="003C0924">
            <w:pPr>
              <w:rPr>
                <w:rFonts w:ascii="Trebuchet MS" w:hAnsi="Trebuchet MS" w:cs="Trebuchet MS"/>
                <w:sz w:val="18"/>
                <w:szCs w:val="18"/>
              </w:rPr>
            </w:pPr>
            <w:del w:id="624" w:author="Christian Fischer" w:date="2022-09-21T16:09:00Z">
              <w:r w:rsidRPr="004514CE" w:rsidDel="00565435">
                <w:rPr>
                  <w:rFonts w:ascii="Trebuchet MS" w:hAnsi="Trebuchet MS" w:cs="Trebuchet MS"/>
                  <w:sz w:val="18"/>
                  <w:szCs w:val="18"/>
                </w:rPr>
                <w:delText>Parkeringplads</w:delText>
              </w:r>
            </w:del>
            <w:ins w:id="625" w:author="Christian Fischer" w:date="2022-09-21T16:09:00Z">
              <w:r w:rsidR="00565435">
                <w:rPr>
                  <w:rFonts w:ascii="Trebuchet MS" w:hAnsi="Trebuchet MS" w:cs="Trebuchet MS"/>
                  <w:sz w:val="18"/>
                  <w:szCs w:val="18"/>
                </w:rPr>
                <w:t>Holdeplads</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715AF5D3" w:rsidR="00CB4BEB" w:rsidRPr="004514CE" w:rsidRDefault="00565435" w:rsidP="003C0924">
            <w:pPr>
              <w:rPr>
                <w:rFonts w:ascii="Trebuchet MS" w:hAnsi="Trebuchet MS" w:cs="Trebuchet MS"/>
                <w:sz w:val="18"/>
                <w:szCs w:val="18"/>
              </w:rPr>
            </w:pPr>
            <w:ins w:id="626" w:author="Christian Fischer" w:date="2022-09-21T16:09:00Z">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ins>
            <w:del w:id="627" w:author="Christian Fischer" w:date="2022-09-21T16:09:00Z">
              <w:r w:rsidR="00CB4BEB" w:rsidRPr="004514CE" w:rsidDel="00565435">
                <w:rPr>
                  <w:rFonts w:ascii="Trebuchet MS" w:hAnsi="Trebuchet MS" w:cs="Trebuchet MS"/>
                  <w:sz w:val="18"/>
                  <w:szCs w:val="18"/>
                </w:rPr>
                <w:delText>P-plads i tilknytning til rekreative områder/faciliteter og som ikke er registreret andre steder (vejregister). Man kan angive om parkeringspladsen er egnet til f.eks. hestetrailer i beskrivelsesfeltet.</w:delText>
              </w:r>
            </w:del>
          </w:p>
        </w:tc>
      </w:tr>
      <w:tr w:rsidR="00CB4BEB" w:rsidRPr="00B87969" w14:paraId="5EDC8F49" w14:textId="77777777" w:rsidTr="004514C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Herunder trailcenter,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4514CE">
        <w:trPr>
          <w:trHeight w:hRule="exact" w:val="897"/>
          <w:ins w:id="628"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ins w:id="629" w:author="Christian Fischer" w:date="2022-09-21T16:10:00Z"/>
                <w:rFonts w:ascii="Trebuchet MS" w:hAnsi="Trebuchet MS" w:cs="Trebuchet MS"/>
                <w:sz w:val="18"/>
                <w:szCs w:val="18"/>
              </w:rPr>
            </w:pPr>
            <w:ins w:id="630" w:author="Christian Fischer" w:date="2022-09-21T16:10:00Z">
              <w:r>
                <w:rPr>
                  <w:rFonts w:ascii="Trebuchet MS" w:hAnsi="Trebuchet MS" w:cs="Trebuchet MS"/>
                  <w:sz w:val="18"/>
                  <w:szCs w:val="18"/>
                </w:rPr>
                <w:t>1311</w:t>
              </w:r>
            </w:ins>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ins w:id="631" w:author="Christian Fischer" w:date="2022-09-21T16:10:00Z"/>
                <w:rFonts w:ascii="Trebuchet MS" w:hAnsi="Trebuchet MS" w:cs="Trebuchet MS"/>
                <w:sz w:val="18"/>
                <w:szCs w:val="18"/>
              </w:rPr>
            </w:pPr>
            <w:ins w:id="632" w:author="Christian Fischer" w:date="2022-09-21T16:11:00Z">
              <w:r w:rsidRPr="00565435">
                <w:rPr>
                  <w:rFonts w:ascii="Trebuchet MS" w:hAnsi="Trebuchet MS" w:cs="Trebuchet MS"/>
                  <w:sz w:val="18"/>
                  <w:szCs w:val="18"/>
                </w:rPr>
                <w:t>Spang</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ins w:id="633" w:author="Christian Fischer" w:date="2022-09-21T16:10:00Z"/>
                <w:rFonts w:ascii="Trebuchet MS" w:hAnsi="Trebuchet MS" w:cs="Trebuchet MS"/>
                <w:sz w:val="18"/>
                <w:szCs w:val="18"/>
              </w:rPr>
            </w:pPr>
            <w:ins w:id="634"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ins w:id="635" w:author="Christian Fischer" w:date="2022-09-21T16:10:00Z"/>
                <w:rFonts w:ascii="Trebuchet MS" w:hAnsi="Trebuchet MS" w:cs="Trebuchet MS"/>
                <w:sz w:val="18"/>
                <w:szCs w:val="18"/>
              </w:rPr>
            </w:pPr>
            <w:ins w:id="636" w:author="Christian Fischer" w:date="2022-09-21T16:11:00Z">
              <w:r w:rsidRPr="00565435">
                <w:rPr>
                  <w:rFonts w:ascii="Trebuchet MS" w:hAnsi="Trebuchet MS" w:cs="Trebuchet MS"/>
                  <w:sz w:val="18"/>
                  <w:szCs w:val="18"/>
                </w:rPr>
                <w:t>Simpel bro. Typisk bestående af udlagte stammer eller brædder.</w:t>
              </w:r>
            </w:ins>
          </w:p>
        </w:tc>
      </w:tr>
      <w:tr w:rsidR="00565435" w:rsidRPr="00B87969" w14:paraId="1042FF91" w14:textId="77777777" w:rsidTr="004514CE">
        <w:trPr>
          <w:trHeight w:hRule="exact" w:val="897"/>
          <w:ins w:id="637"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ins w:id="638" w:author="Christian Fischer" w:date="2022-09-21T16:10:00Z"/>
                <w:rFonts w:ascii="Trebuchet MS" w:hAnsi="Trebuchet MS" w:cs="Trebuchet MS"/>
                <w:sz w:val="18"/>
                <w:szCs w:val="18"/>
              </w:rPr>
            </w:pPr>
            <w:ins w:id="639" w:author="Christian Fischer" w:date="2022-09-21T16:10:00Z">
              <w:r>
                <w:rPr>
                  <w:rFonts w:ascii="Trebuchet MS" w:hAnsi="Trebuchet MS" w:cs="Trebuchet MS"/>
                  <w:sz w:val="18"/>
                  <w:szCs w:val="18"/>
                </w:rPr>
                <w:t>1321</w:t>
              </w:r>
            </w:ins>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ins w:id="640" w:author="Christian Fischer" w:date="2022-09-21T16:10:00Z"/>
                <w:rFonts w:ascii="Trebuchet MS" w:hAnsi="Trebuchet MS" w:cs="Trebuchet MS"/>
                <w:sz w:val="18"/>
                <w:szCs w:val="18"/>
              </w:rPr>
            </w:pPr>
            <w:ins w:id="641" w:author="Christian Fischer" w:date="2022-09-21T16:11:00Z">
              <w:r w:rsidRPr="00565435">
                <w:rPr>
                  <w:rFonts w:ascii="Trebuchet MS" w:hAnsi="Trebuchet MS" w:cs="Trebuchet MS"/>
                  <w:sz w:val="18"/>
                  <w:szCs w:val="18"/>
                </w:rPr>
                <w:t>Stente</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ins w:id="642" w:author="Christian Fischer" w:date="2022-09-21T16:10:00Z"/>
                <w:rFonts w:ascii="Trebuchet MS" w:hAnsi="Trebuchet MS" w:cs="Trebuchet MS"/>
                <w:sz w:val="18"/>
                <w:szCs w:val="18"/>
              </w:rPr>
            </w:pPr>
            <w:ins w:id="643"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ins w:id="644" w:author="Christian Fischer" w:date="2022-09-21T16:10:00Z"/>
                <w:rFonts w:ascii="Trebuchet MS" w:hAnsi="Trebuchet MS" w:cs="Trebuchet MS"/>
                <w:sz w:val="18"/>
                <w:szCs w:val="18"/>
              </w:rPr>
            </w:pPr>
            <w:ins w:id="645" w:author="Christian Fischer" w:date="2022-09-21T16:12:00Z">
              <w:r w:rsidRPr="00565435">
                <w:rPr>
                  <w:rFonts w:ascii="Trebuchet MS" w:hAnsi="Trebuchet MS" w:cs="Trebuchet MS"/>
                  <w:sz w:val="18"/>
                  <w:szCs w:val="18"/>
                </w:rPr>
                <w:t>Lille dobbelt stige med form som et omvendt V der fører over et hegn eller gærde omkring en mark med fx køer.</w:t>
              </w:r>
            </w:ins>
          </w:p>
        </w:tc>
      </w:tr>
      <w:tr w:rsidR="00565435" w:rsidRPr="00B87969" w14:paraId="08ED7AEE" w14:textId="77777777" w:rsidTr="004514CE">
        <w:trPr>
          <w:trHeight w:hRule="exact" w:val="897"/>
          <w:ins w:id="646"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ins w:id="647" w:author="Christian Fischer" w:date="2022-09-21T16:10:00Z"/>
                <w:rFonts w:ascii="Trebuchet MS" w:hAnsi="Trebuchet MS" w:cs="Trebuchet MS"/>
                <w:sz w:val="18"/>
                <w:szCs w:val="18"/>
              </w:rPr>
            </w:pPr>
            <w:ins w:id="648" w:author="Christian Fischer" w:date="2022-09-21T16:11:00Z">
              <w:r>
                <w:rPr>
                  <w:rFonts w:ascii="Trebuchet MS" w:hAnsi="Trebuchet MS" w:cs="Trebuchet MS"/>
                  <w:sz w:val="18"/>
                  <w:szCs w:val="18"/>
                </w:rPr>
                <w:t>1331</w:t>
              </w:r>
            </w:ins>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ins w:id="649" w:author="Christian Fischer" w:date="2022-09-21T16:10:00Z"/>
                <w:rFonts w:ascii="Trebuchet MS" w:hAnsi="Trebuchet MS" w:cs="Trebuchet MS"/>
                <w:sz w:val="18"/>
                <w:szCs w:val="18"/>
              </w:rPr>
            </w:pPr>
            <w:ins w:id="650" w:author="Christian Fischer" w:date="2022-09-21T16:11:00Z">
              <w:r w:rsidRPr="00565435">
                <w:rPr>
                  <w:rFonts w:ascii="Trebuchet MS" w:hAnsi="Trebuchet MS" w:cs="Trebuchet MS"/>
                  <w:sz w:val="18"/>
                  <w:szCs w:val="18"/>
                </w:rPr>
                <w:t>Badebro</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ins w:id="651" w:author="Christian Fischer" w:date="2022-09-21T16:10:00Z"/>
                <w:rFonts w:ascii="Trebuchet MS" w:hAnsi="Trebuchet MS" w:cs="Trebuchet MS"/>
                <w:sz w:val="18"/>
                <w:szCs w:val="18"/>
              </w:rPr>
            </w:pPr>
            <w:ins w:id="652"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ins w:id="653" w:author="Christian Fischer" w:date="2022-09-21T16:10:00Z"/>
                <w:rFonts w:ascii="Trebuchet MS" w:hAnsi="Trebuchet MS" w:cs="Trebuchet MS"/>
                <w:sz w:val="18"/>
                <w:szCs w:val="18"/>
              </w:rPr>
            </w:pPr>
            <w:ins w:id="654" w:author="Christian Fischer" w:date="2022-09-21T16:12:00Z">
              <w:r w:rsidRPr="00565435">
                <w:rPr>
                  <w:rFonts w:ascii="Trebuchet MS" w:hAnsi="Trebuchet MS" w:cs="Trebuchet MS"/>
                  <w:sz w:val="18"/>
                  <w:szCs w:val="18"/>
                </w:rPr>
                <w:t>Bro med adgang til badning.</w:t>
              </w:r>
            </w:ins>
          </w:p>
        </w:tc>
      </w:tr>
      <w:tr w:rsidR="00565435" w:rsidRPr="00B87969" w14:paraId="17690C7A" w14:textId="77777777" w:rsidTr="004514CE">
        <w:trPr>
          <w:trHeight w:hRule="exact" w:val="897"/>
          <w:ins w:id="655"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ins w:id="656" w:author="Christian Fischer" w:date="2022-09-21T16:10:00Z"/>
                <w:rFonts w:ascii="Trebuchet MS" w:hAnsi="Trebuchet MS" w:cs="Trebuchet MS"/>
                <w:sz w:val="18"/>
                <w:szCs w:val="18"/>
              </w:rPr>
            </w:pPr>
            <w:ins w:id="657" w:author="Christian Fischer" w:date="2022-09-21T16:11:00Z">
              <w:r>
                <w:rPr>
                  <w:rFonts w:ascii="Trebuchet MS" w:hAnsi="Trebuchet MS" w:cs="Trebuchet MS"/>
                  <w:sz w:val="18"/>
                  <w:szCs w:val="18"/>
                </w:rPr>
                <w:t>1341</w:t>
              </w:r>
            </w:ins>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ins w:id="658" w:author="Christian Fischer" w:date="2022-09-21T16:10:00Z"/>
                <w:rFonts w:ascii="Trebuchet MS" w:hAnsi="Trebuchet MS" w:cs="Trebuchet MS"/>
                <w:sz w:val="18"/>
                <w:szCs w:val="18"/>
              </w:rPr>
            </w:pPr>
            <w:ins w:id="659" w:author="Christian Fischer" w:date="2022-09-21T16:11:00Z">
              <w:r w:rsidRPr="00565435">
                <w:rPr>
                  <w:rFonts w:ascii="Trebuchet MS" w:hAnsi="Trebuchet MS" w:cs="Trebuchet MS"/>
                  <w:sz w:val="18"/>
                  <w:szCs w:val="18"/>
                </w:rPr>
                <w:t>Bro</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ins w:id="660" w:author="Christian Fischer" w:date="2022-09-21T16:10:00Z"/>
                <w:rFonts w:ascii="Trebuchet MS" w:hAnsi="Trebuchet MS" w:cs="Trebuchet MS"/>
                <w:sz w:val="18"/>
                <w:szCs w:val="18"/>
              </w:rPr>
            </w:pPr>
            <w:ins w:id="661"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ins w:id="662" w:author="Christian Fischer" w:date="2022-09-21T16:10:00Z"/>
                <w:rFonts w:ascii="Trebuchet MS" w:hAnsi="Trebuchet MS" w:cs="Trebuchet MS"/>
                <w:sz w:val="18"/>
                <w:szCs w:val="18"/>
              </w:rPr>
            </w:pPr>
            <w:ins w:id="663" w:author="Christian Fischer" w:date="2022-09-21T16:12:00Z">
              <w:r w:rsidRPr="00565435">
                <w:rPr>
                  <w:rFonts w:ascii="Trebuchet MS" w:hAnsi="Trebuchet MS" w:cs="Trebuchet MS"/>
                  <w:sz w:val="18"/>
                  <w:szCs w:val="18"/>
                </w:rPr>
                <w:t>Bro.</w:t>
              </w:r>
            </w:ins>
          </w:p>
        </w:tc>
      </w:tr>
      <w:tr w:rsidR="00CB4BEB" w:rsidRPr="00B87969" w14:paraId="54E4BB3E" w14:textId="77777777" w:rsidTr="004514C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Fiskesø</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Put&amp;take sø. Sted hvor man kan købe dagskort til at fiske efter udsatte fisk. </w:t>
            </w:r>
          </w:p>
        </w:tc>
      </w:tr>
      <w:tr w:rsidR="00CB4BEB" w:rsidRPr="00B87969" w14:paraId="1B26BAD4"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4514C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4514C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4514C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med primært formål at facilitere naturaktiviteter og undervisning for skoler og institutioner o.lign.</w:t>
            </w:r>
          </w:p>
        </w:tc>
      </w:tr>
      <w:tr w:rsidR="00CB4BEB" w:rsidRPr="00B87969" w14:paraId="673B1AE5" w14:textId="77777777" w:rsidTr="0053318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Offentlig tilgængelig formidling eller introduktion til et områdes natur- eller kulturforhold. Ofte placeret i mindre bygning eller vejrly.</w:t>
            </w:r>
          </w:p>
        </w:tc>
      </w:tr>
      <w:tr w:rsidR="00CB4BEB" w:rsidRPr="00B87969" w14:paraId="7437D8B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mulighed for at kælke, når der er snedække.</w:t>
            </w:r>
          </w:p>
        </w:tc>
      </w:tr>
      <w:tr w:rsidR="00CB4BEB" w:rsidRPr="00B87969" w14:paraId="53E9E4C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3318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3318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3C0924">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3C0924">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Større område, hvor der frit må slås telt op og overnattes en enkelt nat, uden at der skal søges tilladelse i forvejen. Der må højest slå to telte og teltene må maks være trepersoners telte.</w:t>
            </w:r>
          </w:p>
        </w:tc>
      </w:tr>
      <w:tr w:rsidR="00CB4BEB" w:rsidRPr="00B87969" w14:paraId="318A40F8"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Overdækket bålsted. Ofte med delvis sidebeklædning og hul i taget, så røgen kan slippe ud.</w:t>
            </w:r>
          </w:p>
        </w:tc>
      </w:tr>
      <w:tr w:rsidR="00CB4BEB" w:rsidRPr="00B87969" w14:paraId="7D8B00D4"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3C0924">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0"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1"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isbaner i byer både indendørs og udendørs. </w:t>
            </w:r>
          </w:p>
        </w:tc>
      </w:tr>
      <w:tr w:rsidR="00CB4BEB" w:rsidRPr="00B87969" w14:paraId="7BA122F7"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7A0938">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2"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Pentanquebane</w:t>
            </w:r>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Windsurfområde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Kitebuggyområde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kørsel med kitebuggy.</w:t>
            </w:r>
          </w:p>
        </w:tc>
      </w:tr>
      <w:tr w:rsidR="00CB4BEB" w:rsidRPr="00B87969" w14:paraId="7A1FB64C" w14:textId="77777777" w:rsidTr="003C0924">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Ketchersportsanlæg</w:t>
            </w:r>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Udendørs og/eller indendørs anlæg eller bane til ketchersport, herunder tennis og squash.</w:t>
            </w:r>
          </w:p>
        </w:tc>
      </w:tr>
      <w:tr w:rsidR="00CB4BEB" w:rsidRPr="00B87969" w14:paraId="491323B2"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CB4BEB" w:rsidRPr="00B87969" w14:paraId="35EF6B1A"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43"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3C0924">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44"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3C0924">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Rostadion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Umotoriseret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(StandUpPadleboard).</w:t>
            </w:r>
          </w:p>
        </w:tc>
      </w:tr>
      <w:tr w:rsidR="00CB4BEB" w:rsidRPr="00B87969" w14:paraId="0A43AD30"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Ophaler-/isætningsplads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Plads til isætning optagning af ikke motoriserede småbåde (kano, kajak o.lign.).</w:t>
            </w:r>
          </w:p>
        </w:tc>
      </w:tr>
      <w:tr w:rsidR="00CB4BEB" w:rsidRPr="00B87969" w14:paraId="43D647A8"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Svajeplads/Bøje med mulighed for opankning.</w:t>
            </w:r>
          </w:p>
        </w:tc>
      </w:tr>
      <w:tr w:rsidR="00CB4BEB" w:rsidRPr="00B87969" w14:paraId="2434DCCA"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664" w:name="_Toc343077223"/>
      <w:bookmarkStart w:id="665"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saeson_k</w:t>
            </w:r>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w:t>
            </w:r>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666" w:name="_Toc63351486"/>
      <w:bookmarkStart w:id="667" w:name="_Toc68694348"/>
      <w:r w:rsidRPr="00B87969">
        <w:rPr>
          <w:kern w:val="32"/>
        </w:rPr>
        <w:lastRenderedPageBreak/>
        <w:t>5.9.2 Facilitet_flade (5801)</w:t>
      </w:r>
      <w:bookmarkEnd w:id="664"/>
      <w:bookmarkEnd w:id="666"/>
      <w:bookmarkEnd w:id="66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C920AA"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 site is located in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is located in a hilly terrain. </w:t>
            </w:r>
            <w:r w:rsidRPr="001F76A3">
              <w:rPr>
                <w:rFonts w:ascii="Trebuchet MS" w:hAnsi="Trebuchet MS" w:cs="Trebuchet MS"/>
                <w:sz w:val="18"/>
                <w:szCs w:val="18"/>
              </w:rPr>
              <w:t>Here is ….</w:t>
            </w:r>
          </w:p>
        </w:tc>
      </w:tr>
      <w:tr w:rsidR="00CB4BEB" w:rsidRPr="00C920AA"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Standort liegt in einem hügeligen Gelände. </w:t>
            </w:r>
            <w:r w:rsidRPr="00985237">
              <w:rPr>
                <w:rFonts w:ascii="Trebuchet MS" w:hAnsi="Trebuchet MS" w:cs="Trebuchet MS"/>
                <w:sz w:val="18"/>
                <w:szCs w:val="18"/>
                <w:lang w:val="en-US"/>
              </w:rPr>
              <w:t>Hier ist ein markiertes Wegesystem, das Sie durch die Gegend führt.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Der Standort liegt in einem hügeligen Gelände.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kontak_ved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45"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lastRenderedPageBreak/>
              <w:t>handicap_k</w:t>
            </w:r>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saeson_k</w:t>
            </w:r>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w:t>
            </w:r>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saeson_st</w:t>
            </w:r>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saeson_sl</w:t>
            </w:r>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saeson_bem</w:t>
            </w:r>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r w:rsidRPr="001F76A3">
              <w:rPr>
                <w:rFonts w:ascii="Trebuchet MS" w:hAnsi="Trebuchet MS"/>
                <w:sz w:val="18"/>
                <w:szCs w:val="18"/>
              </w:rPr>
              <w:t>doegnaab_k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r w:rsidRPr="001F76A3">
              <w:rPr>
                <w:rFonts w:ascii="Trebuchet MS" w:hAnsi="Trebuchet MS"/>
                <w:sz w:val="18"/>
                <w:szCs w:val="18"/>
              </w:rPr>
              <w:t>doegnaab</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r w:rsidRPr="001F76A3">
              <w:rPr>
                <w:rFonts w:ascii="Trebuchet MS" w:hAnsi="Trebuchet MS"/>
                <w:sz w:val="18"/>
                <w:szCs w:val="18"/>
              </w:rPr>
              <w:t>vandhane_k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r w:rsidRPr="001F76A3">
              <w:rPr>
                <w:rFonts w:ascii="Trebuchet MS" w:hAnsi="Trebuchet MS"/>
                <w:sz w:val="18"/>
                <w:szCs w:val="18"/>
              </w:rPr>
              <w:t>bemand_k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r w:rsidRPr="001F76A3">
              <w:rPr>
                <w:rFonts w:ascii="Trebuchet MS" w:hAnsi="Trebuchet MS"/>
                <w:sz w:val="18"/>
                <w:szCs w:val="18"/>
              </w:rPr>
              <w:t>betaling_k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book_k</w:t>
            </w:r>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antal_pl</w:t>
            </w:r>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folde_link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CB4BEB"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CB4BEB"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CB4BEB" w:rsidRPr="00FE0C6C" w:rsidRDefault="00CB4BEB" w:rsidP="003C0924">
            <w:pPr>
              <w:rPr>
                <w:rFonts w:ascii="Trebuchet MS" w:hAnsi="Trebuchet MS"/>
                <w:sz w:val="18"/>
                <w:szCs w:val="18"/>
              </w:rPr>
            </w:pPr>
            <w:r w:rsidRPr="00FE0C6C">
              <w:rPr>
                <w:rFonts w:ascii="Trebuchet MS" w:hAnsi="Trebuchet MS"/>
                <w:sz w:val="18"/>
                <w:szCs w:val="18"/>
              </w:rPr>
              <w:lastRenderedPageBreak/>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cvf_vejkode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husnr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postnr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postnr_by</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adr_id</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ansva_v_k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ansva_v</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Facilitet_flade</w:t>
            </w:r>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Formaal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lastRenderedPageBreak/>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r w:rsidRPr="00C40C88">
              <w:rPr>
                <w:rFonts w:ascii="Trebuchet MS" w:hAnsi="Trebuchet MS" w:cs="Trebuchet MS"/>
                <w:sz w:val="18"/>
                <w:szCs w:val="18"/>
              </w:rPr>
              <w:t>GeoDanmark</w:t>
            </w:r>
            <w:r w:rsidRPr="00B87969">
              <w:rPr>
                <w:rFonts w:ascii="Trebuchet MS" w:hAnsi="Trebuchet MS" w:cs="Trebuchet MS"/>
                <w:sz w:val="18"/>
                <w:szCs w:val="18"/>
              </w:rPr>
              <w:t>-objekter, så hele det areal der er udlagt til denne brug medtages herunder tilskuerpladser m.v. Bør anvende ortofoto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r w:rsidRPr="00E4693D">
              <w:rPr>
                <w:rFonts w:ascii="Trebuchet MS" w:hAnsi="Trebuchet MS" w:cs="Trebuchet MS"/>
                <w:sz w:val="18"/>
                <w:szCs w:val="18"/>
              </w:rPr>
              <w:t>GeoDanmark</w:t>
            </w:r>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668" w:name="_Toc63351487"/>
      <w:bookmarkStart w:id="669" w:name="_Toc68694349"/>
      <w:r w:rsidRPr="00B87969">
        <w:rPr>
          <w:kern w:val="32"/>
        </w:rPr>
        <w:t>5.9.3 Facilitet_linje (5802)</w:t>
      </w:r>
      <w:bookmarkEnd w:id="665"/>
      <w:bookmarkEnd w:id="668"/>
      <w:bookmarkEnd w:id="66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rute_ty_k</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rute_uty_k</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Krabbes skirute</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delstrækningen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straekn_nr</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afm_rute_k</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laengde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r w:rsidR="00B432DE" w:rsidRPr="008E47F0">
              <w:rPr>
                <w:rFonts w:ascii="Trebuchet MS" w:hAnsi="Trebuchet MS" w:cs="Trebuchet MS"/>
                <w:sz w:val="18"/>
                <w:szCs w:val="18"/>
              </w:rPr>
              <w:t>MapInfo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Decimal tal</w:t>
            </w: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In the summer, the path can be very wet.</w:t>
            </w:r>
          </w:p>
        </w:tc>
      </w:tr>
      <w:tr w:rsidR="00CB4BEB" w:rsidRPr="00C920AA"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gibt viele Orchideen auf der Wiese. Sie sind geschützt und dürfen nicht ausgegraben oder abgeholt werden. </w:t>
            </w:r>
            <w:r w:rsidRPr="00D620CF">
              <w:rPr>
                <w:rFonts w:ascii="Trebuchet MS" w:hAnsi="Trebuchet MS" w:cs="Trebuchet MS"/>
                <w:sz w:val="18"/>
                <w:szCs w:val="18"/>
              </w:rPr>
              <w:t>Im Sommer kann der Weg sehr nass sein.</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Es gibt viele Orchideen auf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ansvar_org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kontak_ved</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betaling_k</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handicap_k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670" w:name="_Hlk59457697"/>
            <w:r w:rsidRPr="008E47F0">
              <w:rPr>
                <w:rFonts w:ascii="Trebuchet MS" w:hAnsi="Trebuchet MS" w:cs="Trebuchet MS"/>
                <w:sz w:val="18"/>
                <w:szCs w:val="18"/>
              </w:rPr>
              <w:t>saeson_k</w:t>
            </w:r>
            <w:bookmarkEnd w:id="670"/>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671" w:name="_Hlk59457703"/>
            <w:r w:rsidRPr="00CB3EE9">
              <w:rPr>
                <w:rFonts w:ascii="Trebuchet MS" w:hAnsi="Trebuchet MS" w:cs="Trebuchet MS"/>
                <w:sz w:val="18"/>
                <w:szCs w:val="18"/>
              </w:rPr>
              <w:t>saeson</w:t>
            </w:r>
            <w:bookmarkEnd w:id="671"/>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672" w:name="_Hlk59457712"/>
            <w:r w:rsidRPr="00CB3EE9">
              <w:rPr>
                <w:rFonts w:ascii="Trebuchet MS" w:hAnsi="Trebuchet MS" w:cs="Trebuchet MS"/>
                <w:sz w:val="18"/>
                <w:szCs w:val="18"/>
              </w:rPr>
              <w:t>saeson_st</w:t>
            </w:r>
            <w:bookmarkEnd w:id="672"/>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saeson_sl</w:t>
            </w:r>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saeson_bem</w:t>
            </w:r>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certifi_k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certifi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46"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Premium – byvandrerute</w:t>
            </w:r>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lastRenderedPageBreak/>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d_basis_ja_nej</w:t>
            </w:r>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CB4BEB"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CB4BEB" w:rsidRPr="00D760F9" w:rsidRDefault="00CB4BEB" w:rsidP="003C0924">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CB4BEB" w:rsidRDefault="00CB4BEB" w:rsidP="003C0924">
            <w:pPr>
              <w:rPr>
                <w:rFonts w:ascii="Trebuchet MS" w:hAnsi="Trebuchet MS" w:cs="Trebuchet MS"/>
                <w:sz w:val="18"/>
                <w:szCs w:val="18"/>
              </w:rPr>
            </w:pPr>
            <w:r w:rsidRPr="00D760F9">
              <w:rPr>
                <w:rFonts w:ascii="Trebuchet MS" w:hAnsi="Trebuchet MS" w:cs="Trebuchet MS"/>
                <w:sz w:val="18"/>
                <w:szCs w:val="18"/>
              </w:rPr>
              <w:t>gpx_link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Link til hjemmeside, hvor </w:t>
            </w:r>
            <w:r w:rsidR="00110BFF">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CB4BEB" w:rsidRPr="005B0AD8" w:rsidRDefault="00CB4BEB" w:rsidP="003C0924">
            <w:pPr>
              <w:rPr>
                <w:rFonts w:ascii="Trebuchet MS" w:hAnsi="Trebuchet MS" w:cs="Trebuchet MS"/>
                <w:sz w:val="18"/>
                <w:szCs w:val="18"/>
              </w:rPr>
            </w:pPr>
          </w:p>
        </w:tc>
      </w:tr>
      <w:tr w:rsidR="00CB4BEB"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cvf_vejkode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husnr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postnr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postnr_by</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C920AA"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lastRenderedPageBreak/>
              <w:t>adr_id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CB4BEB" w:rsidRPr="00110BFF" w:rsidRDefault="00CB4BEB" w:rsidP="003C0924">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CB4BEB"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Facilitet_linje</w:t>
            </w:r>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Formaal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Oplyse sagsbehandler og borger via selvbetjeningsløsninger, hvilken sports- og fritidsfaciliteter, der ligger i lokalområdet. Evt. også nærmeste riderute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Noegleord_hovedgruppe</w:t>
            </w:r>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Noegle_ord</w:t>
            </w:r>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KLE_koder</w:t>
            </w:r>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r w:rsidRPr="00110BFF">
              <w:rPr>
                <w:rFonts w:ascii="Trebuchet MS" w:hAnsi="Trebuchet MS" w:cs="Trebuchet MS"/>
                <w:sz w:val="18"/>
                <w:szCs w:val="18"/>
              </w:rPr>
              <w:t>GeoDanmark</w:t>
            </w:r>
            <w:r w:rsidRPr="00B87969">
              <w:rPr>
                <w:rFonts w:ascii="Trebuchet MS" w:hAnsi="Trebuchet MS" w:cs="Trebuchet MS"/>
                <w:sz w:val="18"/>
                <w:szCs w:val="18"/>
              </w:rPr>
              <w:t xml:space="preserve">-objekter. Der bør anvendes </w:t>
            </w:r>
            <w:r w:rsidRPr="00110BFF">
              <w:rPr>
                <w:rFonts w:ascii="Trebuchet MS" w:hAnsi="Trebuchet MS" w:cs="Trebuchet MS"/>
                <w:sz w:val="18"/>
                <w:szCs w:val="18"/>
              </w:rPr>
              <w:t>GeoDanmark</w:t>
            </w:r>
            <w:r w:rsidRPr="00B87969">
              <w:rPr>
                <w:rFonts w:ascii="Trebuchet MS" w:hAnsi="Trebuchet MS" w:cs="Trebuchet MS"/>
                <w:sz w:val="18"/>
                <w:szCs w:val="18"/>
              </w:rPr>
              <w:t>-objekter/ortofotos i denne proces</w:t>
            </w:r>
            <w:r>
              <w:rPr>
                <w:rFonts w:ascii="Trebuchet MS" w:hAnsi="Trebuchet MS" w:cs="Trebuchet MS"/>
                <w:sz w:val="18"/>
                <w:szCs w:val="18"/>
              </w:rPr>
              <w:t>. Særligt objekttypen vejmidter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vejmidter.</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lastRenderedPageBreak/>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r w:rsidRPr="00261210">
              <w:rPr>
                <w:rFonts w:ascii="Trebuchet MS" w:hAnsi="Trebuchet MS" w:cs="Trebuchet MS"/>
                <w:sz w:val="18"/>
                <w:szCs w:val="18"/>
              </w:rPr>
              <w:t>GeoDanmark</w:t>
            </w:r>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r>
        <w:rPr>
          <w:lang w:val="en-US"/>
        </w:rPr>
        <w:t>Rutetype</w:t>
      </w:r>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_t_k</w:t>
            </w:r>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_ty</w:t>
            </w:r>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uafmærkede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Løberute</w:t>
            </w:r>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r w:rsidRPr="00B87969">
              <w:rPr>
                <w:rFonts w:ascii="Trebuchet MS" w:hAnsi="Trebuchet MS" w:cs="Trebuchet MS"/>
                <w:sz w:val="18"/>
                <w:szCs w:val="18"/>
              </w:rPr>
              <w:t>Løberute på afmærkede og uafmærkede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Motionsrute</w:t>
            </w:r>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Riderute</w:t>
            </w:r>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Trec-bane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fremkommelighed_kode</w:t>
            </w:r>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lastRenderedPageBreak/>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r w:rsidRPr="00B87969">
              <w:rPr>
                <w:rFonts w:ascii="Trebuchet MS" w:hAnsi="Trebuchet MS" w:cs="Trebuchet MS"/>
                <w:b/>
                <w:bCs/>
                <w:sz w:val="18"/>
                <w:szCs w:val="18"/>
              </w:rPr>
              <w:t>_k</w:t>
            </w:r>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hierarki_k</w:t>
            </w:r>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Rute undertype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rute_uty_k</w:t>
            </w:r>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w:t>
            </w:r>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Hjertestier er Hjerteforeningens landsdækkende koncept. En hjertesti er en afmærket motionsrute,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r w:rsidRPr="005C51D3">
              <w:rPr>
                <w:rFonts w:ascii="Trebuchet MS" w:hAnsi="Trebuchet MS" w:cs="Trebuchet MS"/>
                <w:sz w:val="18"/>
                <w:szCs w:val="18"/>
              </w:rPr>
              <w:t>_k</w:t>
            </w:r>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r w:rsidRPr="005C51D3">
              <w:rPr>
                <w:rFonts w:ascii="Trebuchet MS" w:hAnsi="Trebuchet MS" w:cs="Trebuchet MS"/>
                <w:sz w:val="18"/>
                <w:szCs w:val="18"/>
              </w:rPr>
              <w:t>_k</w:t>
            </w:r>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Vandrerute certificeret af Deutsches Wanderinstitut.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Wanderinstitut. </w:t>
            </w:r>
            <w:hyperlink r:id="rId47"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certificeret af Deutsches Wanderinstitut.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w:t>
            </w:r>
            <w:r w:rsidRPr="00D6495A">
              <w:rPr>
                <w:rFonts w:ascii="Trebuchet MS" w:hAnsi="Trebuchet MS" w:cs="Trebuchet MS"/>
                <w:sz w:val="18"/>
                <w:szCs w:val="18"/>
              </w:rPr>
              <w:t>remiumrute – byvandrerute</w:t>
            </w:r>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Wanderinstitut.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Leading Quality Trail</w:t>
            </w:r>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Ramblers Associaltions ordning. </w:t>
            </w:r>
            <w:hyperlink r:id="rId48"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Bysti</w:t>
            </w:r>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673" w:name="_Toc63351488"/>
      <w:bookmarkStart w:id="674" w:name="_Toc68694350"/>
      <w:r w:rsidRPr="001C410C">
        <w:lastRenderedPageBreak/>
        <w:t>5.10 Jord og råstof</w:t>
      </w:r>
      <w:bookmarkEnd w:id="623"/>
      <w:bookmarkEnd w:id="673"/>
      <w:bookmarkEnd w:id="674"/>
    </w:p>
    <w:p w14:paraId="4E35E498" w14:textId="77777777" w:rsidR="00CB4BEB" w:rsidRDefault="00CB4BEB" w:rsidP="00CB4BEB">
      <w:pPr>
        <w:pStyle w:val="Overskrift2"/>
        <w:rPr>
          <w:kern w:val="32"/>
        </w:rPr>
      </w:pPr>
      <w:bookmarkStart w:id="675" w:name="_Toc292865528"/>
      <w:bookmarkStart w:id="676" w:name="_Toc63351489"/>
      <w:bookmarkStart w:id="677" w:name="_Toc68694351"/>
      <w:r w:rsidRPr="00AD023B">
        <w:rPr>
          <w:kern w:val="32"/>
        </w:rPr>
        <w:t>5.10.1 Jordflytning (5900)</w:t>
      </w:r>
      <w:bookmarkEnd w:id="675"/>
      <w:bookmarkEnd w:id="676"/>
      <w:bookmarkEnd w:id="677"/>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jordflyt_dato_start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 xml:space="preserve">jordf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jordflyt_dato_slut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r>
              <w:rPr>
                <w:rFonts w:ascii="Trebuchet MS" w:hAnsi="Trebuchet MS"/>
                <w:sz w:val="18"/>
                <w:szCs w:val="18"/>
              </w:rPr>
              <w:t>jordf</w:t>
            </w:r>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tillad_dato</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w:t>
            </w:r>
            <w:r>
              <w:rPr>
                <w:rFonts w:ascii="Trebuchet MS" w:hAnsi="Trebuchet MS"/>
                <w:sz w:val="18"/>
                <w:szCs w:val="18"/>
              </w:rPr>
              <w:t>illad_dat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jordmaengde_faktisk</w:t>
            </w:r>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jordm_fakt</w:t>
            </w:r>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r w:rsidRPr="00483D4E">
              <w:rPr>
                <w:rFonts w:ascii="Trebuchet MS" w:hAnsi="Trebuchet MS"/>
                <w:color w:val="4F81BD"/>
                <w:sz w:val="18"/>
                <w:szCs w:val="18"/>
              </w:rPr>
              <w:t>s</w:t>
            </w:r>
            <w:r>
              <w:rPr>
                <w:rFonts w:ascii="Trebuchet MS" w:hAnsi="Trebuchet MS"/>
                <w:sz w:val="18"/>
                <w:szCs w:val="18"/>
              </w:rPr>
              <w:t>agsnr</w:t>
            </w:r>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678" w:name="_Toc63351491"/>
      <w:bookmarkStart w:id="679" w:name="_Toc292865540"/>
    </w:p>
    <w:p w14:paraId="3B2CD3E3" w14:textId="41D7F55B" w:rsidR="00CB4BEB" w:rsidRPr="00833883" w:rsidRDefault="00CB4BEB" w:rsidP="00CB4BEB">
      <w:pPr>
        <w:pStyle w:val="Overskrift2"/>
        <w:rPr>
          <w:kern w:val="32"/>
        </w:rPr>
      </w:pPr>
      <w:bookmarkStart w:id="680" w:name="_Toc68694352"/>
      <w:r w:rsidRPr="00AD023B">
        <w:rPr>
          <w:kern w:val="32"/>
        </w:rPr>
        <w:t>5.10.3 Jordvarmeanlæg (5902)</w:t>
      </w:r>
      <w:bookmarkEnd w:id="678"/>
      <w:bookmarkEnd w:id="680"/>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Brine</w:t>
            </w:r>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Brine</w:t>
            </w:r>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strenge_antal</w:t>
            </w:r>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stre_antal</w:t>
            </w:r>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strenge_laengde_samlede</w:t>
            </w:r>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w:t>
            </w:r>
            <w:r>
              <w:rPr>
                <w:rFonts w:ascii="Trebuchet MS" w:hAnsi="Trebuchet MS"/>
                <w:sz w:val="18"/>
                <w:szCs w:val="18"/>
              </w:rPr>
              <w:t>_laeng</w:t>
            </w:r>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lastRenderedPageBreak/>
              <w:t>tilladelses_dato</w:t>
            </w:r>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tilla_dato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vaesketype_kode</w:t>
            </w:r>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r>
              <w:rPr>
                <w:rFonts w:ascii="Trebuchet MS" w:hAnsi="Trebuchet MS"/>
                <w:sz w:val="18"/>
                <w:szCs w:val="18"/>
              </w:rPr>
              <w:t>vaeskety_k</w:t>
            </w:r>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r>
              <w:rPr>
                <w:rFonts w:ascii="Trebuchet MS" w:hAnsi="Trebuchet MS"/>
                <w:sz w:val="18"/>
                <w:szCs w:val="18"/>
              </w:rPr>
              <w:t>vaeskety</w:t>
            </w:r>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r w:rsidRPr="000A63A8">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sag_status_kode</w:t>
            </w:r>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w:t>
            </w:r>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vaesketype_kode</w:t>
            </w:r>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r w:rsidRPr="000A63A8">
              <w:rPr>
                <w:rFonts w:ascii="Trebuchet MS" w:hAnsi="Trebuchet MS" w:cs="Trebuchet MS"/>
                <w:b/>
                <w:bCs/>
                <w:sz w:val="18"/>
                <w:szCs w:val="18"/>
              </w:rPr>
              <w:t>vaesketype</w:t>
            </w:r>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Ethanol</w:t>
            </w:r>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Ethylalkohol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ethanol + isopropanol i forholdet 90:10 (altså 90% ethanol og 10% isopropanol) kaldes </w:t>
            </w:r>
            <w:r w:rsidRPr="000A63A8">
              <w:rPr>
                <w:rFonts w:ascii="Trebuchet MS" w:hAnsi="Trebuchet MS"/>
                <w:i/>
                <w:iCs/>
                <w:sz w:val="18"/>
                <w:szCs w:val="18"/>
              </w:rPr>
              <w:t>IPA-sprit</w:t>
            </w:r>
            <w:r w:rsidRPr="000A63A8">
              <w:rPr>
                <w:rFonts w:ascii="Trebuchet MS" w:hAnsi="Trebuchet MS"/>
                <w:sz w:val="18"/>
                <w:szCs w:val="18"/>
              </w:rPr>
              <w:t>, og bruges af nogle som erstatning for ren isopropanol</w:t>
            </w:r>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Ethylenglycol</w:t>
            </w:r>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farveløs, giftig væske, kogepunkt 197,2 °C. Ethylenglycol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er et organisk stof (en diol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681" w:name="_Toc63351494"/>
      <w:bookmarkStart w:id="682" w:name="_Toc68694353"/>
      <w:r w:rsidRPr="003429CF">
        <w:lastRenderedPageBreak/>
        <w:t>5.1</w:t>
      </w:r>
      <w:r>
        <w:t>1</w:t>
      </w:r>
      <w:r w:rsidRPr="003429CF">
        <w:t xml:space="preserve"> </w:t>
      </w:r>
      <w:r>
        <w:t>Grundvand</w:t>
      </w:r>
      <w:bookmarkEnd w:id="679"/>
      <w:bookmarkEnd w:id="681"/>
      <w:bookmarkEnd w:id="682"/>
    </w:p>
    <w:p w14:paraId="21FF0E17" w14:textId="77777777" w:rsidR="00CB4BEB" w:rsidRDefault="00CB4BEB" w:rsidP="00CB4BEB">
      <w:pPr>
        <w:pStyle w:val="Overskrift2"/>
        <w:rPr>
          <w:kern w:val="32"/>
        </w:rPr>
      </w:pPr>
      <w:bookmarkStart w:id="683" w:name="_Toc292865547"/>
      <w:bookmarkStart w:id="684" w:name="_Toc63351495"/>
      <w:bookmarkStart w:id="685" w:name="_Toc686943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683"/>
      <w:bookmarkEnd w:id="684"/>
      <w:bookmarkEnd w:id="685"/>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gyldig_fra</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gyldig_til</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aekvidistance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magasin_kode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686" w:name="_Toc63351496"/>
      <w:bookmarkStart w:id="687" w:name="_Toc6869435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686"/>
      <w:bookmarkEnd w:id="687"/>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gyldig_fra</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gyldig_til</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Hadstenomraadet</w:t>
            </w:r>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stoettep_kode</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d_basis_ja_nej</w:t>
            </w:r>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r>
              <w:rPr>
                <w:rFonts w:ascii="Trebuchet MS" w:hAnsi="Trebuchet MS"/>
                <w:sz w:val="18"/>
                <w:szCs w:val="18"/>
              </w:rPr>
              <w:t>s</w:t>
            </w:r>
            <w:r w:rsidRPr="00AE36C4">
              <w:rPr>
                <w:rFonts w:ascii="Trebuchet MS" w:hAnsi="Trebuchet MS"/>
                <w:sz w:val="18"/>
                <w:szCs w:val="18"/>
              </w:rPr>
              <w:t>toettep</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dgu_nr</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aekvidistance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magasin_kode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 xml:space="preserve">Formaal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Noegleord_hovedgruppe</w:t>
            </w:r>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Noegle</w:t>
            </w:r>
            <w:r w:rsidRPr="00371529">
              <w:rPr>
                <w:rFonts w:ascii="Trebuchet MS" w:hAnsi="Trebuchet MS" w:cs="Trebuchet MS"/>
                <w:sz w:val="18"/>
                <w:szCs w:val="18"/>
              </w:rPr>
              <w:t>_ord</w:t>
            </w:r>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688" w:name="_Toc292865559"/>
      <w:bookmarkStart w:id="689" w:name="_Toc63351497"/>
    </w:p>
    <w:p w14:paraId="21287924" w14:textId="50E8A3BE" w:rsidR="00CB4BEB" w:rsidRDefault="00CB4BEB" w:rsidP="00CB4BEB">
      <w:pPr>
        <w:pStyle w:val="Overskrift2"/>
        <w:rPr>
          <w:kern w:val="32"/>
        </w:rPr>
      </w:pPr>
      <w:bookmarkStart w:id="690" w:name="_Toc686943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688"/>
      <w:bookmarkEnd w:id="689"/>
      <w:bookmarkEnd w:id="69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vandv_nr</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vandv_navn</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gyldig_fra</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gyldig_til</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indv_maengde_aar</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dgu_nr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DGU nr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lastRenderedPageBreak/>
              <w:t>dato_beregn</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 xml:space="preserve">Formaal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Noegleord_hovedgruppe</w:t>
            </w:r>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691" w:name="_Toc292865565"/>
      <w:r>
        <w:rPr>
          <w:kern w:val="32"/>
        </w:rPr>
        <w:br w:type="page"/>
      </w:r>
    </w:p>
    <w:p w14:paraId="19DE341F" w14:textId="77777777" w:rsidR="00CB4BEB" w:rsidRDefault="00CB4BEB" w:rsidP="00CB4BEB">
      <w:pPr>
        <w:pStyle w:val="Overskrift2"/>
        <w:rPr>
          <w:kern w:val="32"/>
        </w:rPr>
      </w:pPr>
      <w:bookmarkStart w:id="692" w:name="_Toc63351498"/>
      <w:bookmarkStart w:id="693" w:name="_Toc6869435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691"/>
      <w:bookmarkEnd w:id="692"/>
      <w:bookmarkEnd w:id="69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r>
              <w:rPr>
                <w:rFonts w:ascii="Trebuchet MS" w:hAnsi="Trebuchet MS"/>
                <w:sz w:val="18"/>
                <w:szCs w:val="18"/>
              </w:rPr>
              <w:t>d</w:t>
            </w:r>
            <w:r w:rsidRPr="00E07F24">
              <w:rPr>
                <w:rFonts w:ascii="Trebuchet MS" w:hAnsi="Trebuchet MS"/>
                <w:sz w:val="18"/>
                <w:szCs w:val="18"/>
              </w:rPr>
              <w:t>gu_nr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indsatområde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vandv_nr</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vandv_navn</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r>
              <w:rPr>
                <w:rFonts w:ascii="Trebuchet MS" w:hAnsi="Trebuchet MS"/>
                <w:sz w:val="18"/>
                <w:szCs w:val="18"/>
              </w:rPr>
              <w:t>j</w:t>
            </w:r>
            <w:r w:rsidRPr="00AA7FBB">
              <w:rPr>
                <w:rFonts w:ascii="Trebuchet MS" w:hAnsi="Trebuchet MS"/>
                <w:sz w:val="18"/>
                <w:szCs w:val="18"/>
              </w:rPr>
              <w:t>up_nr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zone_type_kode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w:t>
            </w:r>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gyldig_fra</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gyldig_til</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Formaal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Oplyse sagsbehandler og borger via selvbetjeningsløsninger om f.eks. der ikke kan give nedsivningstilladelser p.g.a.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Zone_type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694" w:name="_Toc63351499"/>
    </w:p>
    <w:p w14:paraId="3703CA83" w14:textId="7F1C77CC" w:rsidR="00CB4BEB" w:rsidRDefault="00CB4BEB" w:rsidP="00CB4BEB">
      <w:pPr>
        <w:pStyle w:val="Overskrift2"/>
        <w:rPr>
          <w:kern w:val="32"/>
        </w:rPr>
      </w:pPr>
      <w:bookmarkStart w:id="695" w:name="_Toc686943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694"/>
      <w:bookmarkEnd w:id="69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696" w:name="OLE_LINK3"/>
            <w:bookmarkStart w:id="697" w:name="OLE_LINK4"/>
            <w:r w:rsidRPr="00E07F24">
              <w:rPr>
                <w:rFonts w:ascii="Trebuchet MS" w:hAnsi="Trebuchet MS" w:cs="Trebuchet MS"/>
                <w:sz w:val="18"/>
                <w:szCs w:val="18"/>
              </w:rPr>
              <w:t>vandv_</w:t>
            </w:r>
            <w:bookmarkEnd w:id="696"/>
            <w:bookmarkEnd w:id="697"/>
            <w:r w:rsidRPr="00E07F24">
              <w:rPr>
                <w:rFonts w:ascii="Trebuchet MS" w:hAnsi="Trebuchet MS" w:cs="Trebuchet MS"/>
                <w:sz w:val="18"/>
                <w:szCs w:val="18"/>
              </w:rPr>
              <w:t>nr</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fors_omr_type_kode</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gyldig_fra</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gyldig_til</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vv_kontakt_navn</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Vagn Vagnsen</w:t>
            </w:r>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vv_kontakt_tlf</w:t>
            </w:r>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Telefon nr.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almen_privatfaelles</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Formaal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Noegleord_hovedgruppe</w:t>
            </w:r>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698" w:name="_Toc63351500"/>
      <w:bookmarkStart w:id="699" w:name="_Toc68694359"/>
      <w:r w:rsidRPr="00F14E94">
        <w:rPr>
          <w:kern w:val="32"/>
          <w:szCs w:val="32"/>
        </w:rPr>
        <w:t>5.11.7 Grundvandsdannende Opland (6006)</w:t>
      </w:r>
      <w:bookmarkEnd w:id="698"/>
      <w:bookmarkEnd w:id="699"/>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vandv_nr</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oplandtype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Til hvilket indsatområde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gyldig_fra</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lastRenderedPageBreak/>
              <w:t>gyldig_til</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700" w:name="_Toc63351501"/>
      <w:bookmarkStart w:id="701" w:name="_Toc68694360"/>
      <w:r w:rsidRPr="003A52C1">
        <w:rPr>
          <w:kern w:val="32"/>
        </w:rPr>
        <w:lastRenderedPageBreak/>
        <w:t>5.11.8 Indsatsområde (6007)</w:t>
      </w:r>
      <w:bookmarkEnd w:id="700"/>
      <w:bookmarkEnd w:id="70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indsatsomr_navn</w:t>
            </w:r>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r>
              <w:rPr>
                <w:rFonts w:ascii="Trebuchet MS" w:hAnsi="Trebuchet MS"/>
                <w:sz w:val="18"/>
                <w:szCs w:val="18"/>
              </w:rPr>
              <w:t>s</w:t>
            </w:r>
            <w:r w:rsidRPr="003A52C1">
              <w:rPr>
                <w:rFonts w:ascii="Trebuchet MS" w:hAnsi="Trebuchet MS"/>
                <w:sz w:val="18"/>
                <w:szCs w:val="18"/>
              </w:rPr>
              <w:t>toerrelse</w:t>
            </w:r>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r w:rsidRPr="003A52C1">
              <w:rPr>
                <w:rFonts w:ascii="Trebuchet MS" w:hAnsi="Trebuchet MS"/>
                <w:sz w:val="18"/>
                <w:szCs w:val="18"/>
              </w:rPr>
              <w:t>ansvar_myndighed</w:t>
            </w:r>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Områder udpeget af staten på baggrund af drikkevandsinteresser, indvindingsoplande</w:t>
            </w:r>
            <w:r w:rsidR="001733E2">
              <w:rPr>
                <w:rFonts w:ascii="Trebuchet MS" w:hAnsi="Trebuchet MS" w:cs="Trebuchet MS"/>
                <w:sz w:val="18"/>
                <w:szCs w:val="18"/>
              </w:rPr>
              <w:t xml:space="preserve">, </w:t>
            </w:r>
            <w:r w:rsidRPr="003A52C1">
              <w:rPr>
                <w:rFonts w:ascii="Trebuchet MS" w:hAnsi="Trebuchet MS" w:cs="Trebuchet MS"/>
                <w:sz w:val="18"/>
                <w:szCs w:val="18"/>
              </w:rPr>
              <w:t>samt vandoplande.</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702" w:name="_Toc63351502"/>
    </w:p>
    <w:p w14:paraId="3072456A" w14:textId="4173DECB" w:rsidR="00CB4BEB" w:rsidRPr="003A52C1" w:rsidRDefault="00CB4BEB" w:rsidP="00CB4BEB">
      <w:pPr>
        <w:pStyle w:val="Overskrift2"/>
        <w:rPr>
          <w:kern w:val="32"/>
        </w:rPr>
      </w:pPr>
      <w:bookmarkStart w:id="703" w:name="_Toc68694361"/>
      <w:r w:rsidRPr="003A52C1">
        <w:rPr>
          <w:kern w:val="32"/>
        </w:rPr>
        <w:t>5.11.9 Maksimal Boredybde (6008)</w:t>
      </w:r>
      <w:bookmarkEnd w:id="702"/>
      <w:bookmarkEnd w:id="70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Drikkevand, grundvand, markvanding,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704" w:name="_Toc63351503"/>
    </w:p>
    <w:p w14:paraId="6F58FB7C" w14:textId="545E9714" w:rsidR="00CB4BEB" w:rsidRPr="003A52C1" w:rsidRDefault="00CB4BEB" w:rsidP="00CB4BEB">
      <w:pPr>
        <w:pStyle w:val="Overskrift2"/>
        <w:rPr>
          <w:kern w:val="32"/>
        </w:rPr>
      </w:pPr>
      <w:bookmarkStart w:id="705" w:name="_Toc68694362"/>
      <w:r w:rsidRPr="003A52C1">
        <w:t xml:space="preserve">5.11.10 </w:t>
      </w:r>
      <w:r w:rsidRPr="003A52C1">
        <w:rPr>
          <w:kern w:val="32"/>
        </w:rPr>
        <w:t>Indvinding af overfladevand (6009)</w:t>
      </w:r>
      <w:bookmarkEnd w:id="704"/>
      <w:bookmarkEnd w:id="70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indv_maengde_aar</w:t>
            </w:r>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500-1200 kbm</w:t>
            </w:r>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r w:rsidRPr="00651C80">
              <w:rPr>
                <w:rFonts w:ascii="Trebuchet MS" w:hAnsi="Trebuchet MS"/>
                <w:color w:val="4F81BD"/>
                <w:sz w:val="18"/>
                <w:szCs w:val="18"/>
              </w:rPr>
              <w:t>i</w:t>
            </w:r>
            <w:r w:rsidRPr="003A52C1">
              <w:rPr>
                <w:rFonts w:ascii="Trebuchet MS" w:hAnsi="Trebuchet MS"/>
                <w:sz w:val="18"/>
                <w:szCs w:val="18"/>
              </w:rPr>
              <w:t>ndv_kapacitet</w:t>
            </w:r>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r w:rsidRPr="003A52C1">
              <w:rPr>
                <w:rFonts w:ascii="Trebuchet MS" w:hAnsi="Trebuchet MS"/>
                <w:sz w:val="18"/>
                <w:szCs w:val="18"/>
              </w:rPr>
              <w:t>indvinder_navn</w:t>
            </w:r>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r w:rsidRPr="003A52C1">
              <w:rPr>
                <w:rFonts w:ascii="Trebuchet MS" w:hAnsi="Trebuchet MS"/>
                <w:sz w:val="18"/>
                <w:szCs w:val="18"/>
              </w:rPr>
              <w:t>indvinder_kontakt</w:t>
            </w:r>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Formaal</w:t>
            </w:r>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706" w:name="_Toc63351504"/>
      <w:bookmarkStart w:id="707" w:name="_Toc68694363"/>
      <w:r w:rsidRPr="003429CF">
        <w:lastRenderedPageBreak/>
        <w:t>5.1</w:t>
      </w:r>
      <w:r>
        <w:t>2</w:t>
      </w:r>
      <w:r w:rsidRPr="003429CF">
        <w:t xml:space="preserve"> </w:t>
      </w:r>
      <w:r w:rsidRPr="00FD4F04">
        <w:t>Beredskab</w:t>
      </w:r>
      <w:bookmarkEnd w:id="706"/>
      <w:bookmarkEnd w:id="707"/>
    </w:p>
    <w:p w14:paraId="071421C4" w14:textId="77777777" w:rsidR="00CB4BEB" w:rsidRDefault="00CB4BEB" w:rsidP="00CB4BEB">
      <w:pPr>
        <w:pStyle w:val="Overskrift2"/>
        <w:rPr>
          <w:kern w:val="32"/>
        </w:rPr>
      </w:pPr>
      <w:bookmarkStart w:id="708" w:name="_Toc63351505"/>
      <w:bookmarkStart w:id="709" w:name="_Toc68694364"/>
      <w:r>
        <w:rPr>
          <w:kern w:val="32"/>
        </w:rPr>
        <w:t>5.12.1</w:t>
      </w:r>
      <w:r w:rsidRPr="00066C65">
        <w:rPr>
          <w:kern w:val="32"/>
        </w:rPr>
        <w:t xml:space="preserve"> </w:t>
      </w:r>
      <w:bookmarkStart w:id="710" w:name="_Hlk59517281"/>
      <w:r w:rsidRPr="007C3785">
        <w:rPr>
          <w:kern w:val="32"/>
        </w:rPr>
        <w:t>Brandhane</w:t>
      </w:r>
      <w:r w:rsidRPr="00066C65">
        <w:rPr>
          <w:kern w:val="32"/>
        </w:rPr>
        <w:t xml:space="preserve"> (</w:t>
      </w:r>
      <w:r>
        <w:rPr>
          <w:kern w:val="32"/>
        </w:rPr>
        <w:t>6100</w:t>
      </w:r>
      <w:r w:rsidRPr="00066C65">
        <w:rPr>
          <w:kern w:val="32"/>
        </w:rPr>
        <w:t>)</w:t>
      </w:r>
      <w:bookmarkEnd w:id="708"/>
      <w:bookmarkEnd w:id="709"/>
      <w:r w:rsidRPr="007C3785">
        <w:rPr>
          <w:kern w:val="32"/>
        </w:rPr>
        <w:t xml:space="preserve"> </w:t>
      </w:r>
      <w:bookmarkEnd w:id="71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brandhane_id</w:t>
            </w:r>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r>
              <w:rPr>
                <w:rFonts w:ascii="Trebuchet MS" w:hAnsi="Trebuchet MS"/>
                <w:sz w:val="18"/>
                <w:szCs w:val="18"/>
              </w:rPr>
              <w:t>F</w:t>
            </w:r>
            <w:r w:rsidR="00CB4BEB" w:rsidRPr="00500DB0">
              <w:rPr>
                <w:rFonts w:ascii="Trebuchet MS" w:hAnsi="Trebuchet MS"/>
                <w:sz w:val="18"/>
                <w:szCs w:val="18"/>
              </w:rPr>
              <w:t>remmed nøglen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w:t>
            </w:r>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senest_maalte_ydelse</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r>
              <w:rPr>
                <w:rFonts w:ascii="Trebuchet MS" w:hAnsi="Trebuchet MS"/>
                <w:sz w:val="18"/>
                <w:szCs w:val="18"/>
              </w:rPr>
              <w:t>placering_kode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r>
              <w:rPr>
                <w:rFonts w:ascii="Trebuchet MS" w:hAnsi="Trebuchet MS"/>
                <w:sz w:val="18"/>
                <w:szCs w:val="18"/>
              </w:rPr>
              <w:t>Suppl.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h</w:t>
            </w:r>
            <w:r w:rsidRPr="00D87C5E">
              <w:rPr>
                <w:rFonts w:ascii="Trebuchet MS" w:hAnsi="Trebuchet MS" w:cs="Trebuchet MS"/>
                <w:sz w:val="18"/>
                <w:szCs w:val="18"/>
              </w:rPr>
              <w:t>usnr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ostnr_by</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adr_id</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funktionsstatus_kode</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aktiv_kode</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d_basis_ja_nej</w:t>
            </w:r>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senest_tilsyn</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brandhane_type_kode</w:t>
            </w:r>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brandhane_type</w:t>
            </w:r>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d_6100_placering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placering_</w:t>
            </w:r>
            <w:r w:rsidRPr="007D6CB8">
              <w:rPr>
                <w:rFonts w:ascii="Trebuchet MS" w:hAnsi="Trebuchet MS" w:cs="Trebuchet MS"/>
                <w:b/>
                <w:bCs/>
                <w:sz w:val="18"/>
                <w:szCs w:val="18"/>
              </w:rPr>
              <w:t>kode</w:t>
            </w:r>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711" w:name="_Toc63351506"/>
    </w:p>
    <w:p w14:paraId="76E060E7" w14:textId="78125E7D" w:rsidR="00CB4BEB" w:rsidRDefault="00CB4BEB" w:rsidP="00CB4BEB">
      <w:pPr>
        <w:pStyle w:val="Overskrift2"/>
        <w:rPr>
          <w:kern w:val="32"/>
        </w:rPr>
      </w:pPr>
      <w:bookmarkStart w:id="712" w:name="_Toc686943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711"/>
      <w:bookmarkEnd w:id="71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r>
              <w:rPr>
                <w:rFonts w:ascii="Trebuchet MS" w:hAnsi="Trebuchet MS"/>
                <w:sz w:val="18"/>
                <w:szCs w:val="18"/>
              </w:rPr>
              <w:t>beskyt_rum_kode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r>
              <w:rPr>
                <w:rFonts w:ascii="Trebuchet MS" w:hAnsi="Trebuchet MS"/>
                <w:sz w:val="18"/>
                <w:szCs w:val="18"/>
              </w:rPr>
              <w:t>beskyt_rum</w:t>
            </w:r>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r>
              <w:rPr>
                <w:rFonts w:ascii="Trebuchet MS" w:hAnsi="Trebuchet MS"/>
                <w:sz w:val="18"/>
                <w:szCs w:val="18"/>
              </w:rPr>
              <w:t>_kode</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NB! Off_kode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49"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r w:rsidRPr="00B02B0B">
              <w:rPr>
                <w:rFonts w:ascii="Trebuchet MS" w:hAnsi="Trebuchet MS" w:cs="Trebuchet MS"/>
                <w:sz w:val="18"/>
                <w:szCs w:val="18"/>
              </w:rPr>
              <w:t>GeoDanmark</w:t>
            </w:r>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Beskyt_rum</w:t>
      </w:r>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beskyt_rum_kode</w:t>
            </w:r>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beskyt_rum</w:t>
            </w:r>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713" w:name="_Toc63351507"/>
      <w:bookmarkStart w:id="714" w:name="_Toc68694366"/>
      <w:r>
        <w:rPr>
          <w:kern w:val="32"/>
        </w:rPr>
        <w:lastRenderedPageBreak/>
        <w:t>5.12.3</w:t>
      </w:r>
      <w:r w:rsidRPr="00066C65">
        <w:rPr>
          <w:kern w:val="32"/>
        </w:rPr>
        <w:t xml:space="preserve"> </w:t>
      </w:r>
      <w:bookmarkStart w:id="715"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715"/>
      <w:r>
        <w:rPr>
          <w:kern w:val="32"/>
        </w:rPr>
        <w:t>*</w:t>
      </w:r>
      <w:bookmarkEnd w:id="713"/>
      <w:bookmarkEnd w:id="71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r w:rsidRPr="00B02B0B">
              <w:rPr>
                <w:rFonts w:ascii="Trebuchet MS" w:hAnsi="Trebuchet MS" w:cs="Trebuchet MS"/>
                <w:sz w:val="18"/>
                <w:szCs w:val="18"/>
              </w:rPr>
              <w:t>GeoDanmark</w:t>
            </w:r>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typen af redningsvejen og evt. byggesagsnr.</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r w:rsidRPr="00B02B0B">
              <w:rPr>
                <w:rFonts w:ascii="Trebuchet MS" w:hAnsi="Trebuchet MS" w:cs="Trebuchet MS"/>
                <w:sz w:val="18"/>
                <w:szCs w:val="18"/>
              </w:rPr>
              <w:t>GeoDanmark</w:t>
            </w:r>
            <w:r>
              <w:rPr>
                <w:rFonts w:ascii="Trebuchet MS" w:hAnsi="Trebuchet MS" w:cs="Trebuchet MS"/>
                <w:sz w:val="18"/>
                <w:szCs w:val="18"/>
              </w:rPr>
              <w:t xml:space="preserve">-vejkant og </w:t>
            </w:r>
            <w:r w:rsidRPr="00B02B0B">
              <w:rPr>
                <w:rFonts w:ascii="Trebuchet MS" w:hAnsi="Trebuchet MS" w:cs="Trebuchet MS"/>
                <w:sz w:val="18"/>
                <w:szCs w:val="18"/>
              </w:rPr>
              <w:t>GeoDanmark</w:t>
            </w:r>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Redvej_type</w:t>
      </w:r>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w:t>
            </w:r>
            <w:r w:rsidRPr="005327CA">
              <w:rPr>
                <w:rFonts w:ascii="Trebuchet MS" w:hAnsi="Trebuchet MS" w:cs="Trebuchet MS"/>
                <w:b/>
                <w:bCs/>
                <w:sz w:val="18"/>
                <w:szCs w:val="18"/>
              </w:rPr>
              <w:t>vej_type_kode</w:t>
            </w:r>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r w:rsidRPr="005327CA">
              <w:rPr>
                <w:rFonts w:ascii="Trebuchet MS" w:hAnsi="Trebuchet MS" w:cs="Trebuchet MS"/>
                <w:b/>
                <w:bCs/>
                <w:sz w:val="18"/>
                <w:szCs w:val="18"/>
              </w:rPr>
              <w:t>red_vej_type</w:t>
            </w:r>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716" w:name="_Toc63351508"/>
      <w:bookmarkStart w:id="717" w:name="_Toc68694367"/>
      <w:r>
        <w:rPr>
          <w:kern w:val="32"/>
        </w:rPr>
        <w:lastRenderedPageBreak/>
        <w:t>5.12.4</w:t>
      </w:r>
      <w:r w:rsidRPr="00066C65">
        <w:rPr>
          <w:kern w:val="32"/>
        </w:rPr>
        <w:t xml:space="preserve"> </w:t>
      </w:r>
      <w:r w:rsidRPr="00E6255A">
        <w:rPr>
          <w:kern w:val="32"/>
        </w:rPr>
        <w:t>Slukningsområde (6103)</w:t>
      </w:r>
      <w:bookmarkEnd w:id="716"/>
      <w:bookmarkEnd w:id="717"/>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bereds_distrikt_nr</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Slukningsområde nr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bereds_distrikt_navn</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718" w:name="_Toc63351509"/>
    </w:p>
    <w:p w14:paraId="59CB04C6" w14:textId="229FB4A5" w:rsidR="00CB4BEB" w:rsidRDefault="00CB4BEB" w:rsidP="00CB4BEB">
      <w:pPr>
        <w:pStyle w:val="Overskrift2"/>
        <w:rPr>
          <w:kern w:val="32"/>
        </w:rPr>
      </w:pPr>
      <w:bookmarkStart w:id="719" w:name="_Toc686943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718"/>
      <w:bookmarkEnd w:id="719"/>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type_kode</w:t>
            </w:r>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r>
              <w:rPr>
                <w:rFonts w:ascii="Trebuchet MS" w:hAnsi="Trebuchet MS"/>
                <w:sz w:val="18"/>
                <w:szCs w:val="18"/>
              </w:rPr>
              <w:t>cvr_risi_virk</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kontakt_tlf</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brandhaem_kode</w:t>
            </w:r>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w:t>
            </w:r>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 (eks. Kemikalier, fyværkeri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 xml:space="preserve">Formaal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Noegleord_hovedgruppe</w:t>
            </w:r>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r w:rsidRPr="00861DA7">
              <w:rPr>
                <w:rFonts w:ascii="Trebuchet MS" w:hAnsi="Trebuchet MS" w:cs="Trebuchet MS"/>
                <w:sz w:val="18"/>
                <w:szCs w:val="18"/>
              </w:rPr>
              <w:t>GeoDanmark</w:t>
            </w:r>
            <w:r>
              <w:rPr>
                <w:rFonts w:ascii="Trebuchet MS" w:hAnsi="Trebuchet MS" w:cs="Trebuchet MS"/>
                <w:sz w:val="18"/>
                <w:szCs w:val="18"/>
              </w:rPr>
              <w:t>-bygninger der anvendes i virksomheden. Hvor produktionen foregår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0" w:history="1">
              <w:r w:rsidRPr="00C05B04">
                <w:rPr>
                  <w:rStyle w:val="Hyperlink"/>
                  <w:rFonts w:ascii="Trebuchet MS" w:hAnsi="Trebuchet MS" w:cs="Trebuchet MS"/>
                  <w:sz w:val="18"/>
                  <w:szCs w:val="18"/>
                  <w:lang w:val="en-US"/>
                </w:rPr>
                <w:t>http://www.mst.dk/Virksomhed_og_myndighed/Industri/Risikovirksomheder - seveso/</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1"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r w:rsidRPr="00861DA7">
              <w:rPr>
                <w:rFonts w:ascii="Trebuchet MS" w:hAnsi="Trebuchet MS" w:cs="Trebuchet MS"/>
                <w:sz w:val="18"/>
                <w:szCs w:val="18"/>
              </w:rPr>
              <w:t>GeoDanmark</w:t>
            </w:r>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r w:rsidRPr="00232695">
              <w:rPr>
                <w:rFonts w:ascii="Trebuchet MS" w:hAnsi="Trebuchet MS"/>
                <w:b/>
                <w:sz w:val="18"/>
                <w:szCs w:val="18"/>
              </w:rPr>
              <w:t>risikotype_kode</w:t>
            </w:r>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r w:rsidRPr="004D7EBF">
              <w:rPr>
                <w:rFonts w:ascii="Trebuchet MS" w:hAnsi="Trebuchet MS" w:cs="Trebuchet MS"/>
                <w:b/>
                <w:bCs/>
                <w:sz w:val="18"/>
                <w:szCs w:val="18"/>
              </w:rPr>
              <w:t>brandhaem</w:t>
            </w:r>
            <w:r>
              <w:rPr>
                <w:rFonts w:ascii="Trebuchet MS" w:hAnsi="Trebuchet MS" w:cs="Trebuchet MS"/>
                <w:b/>
                <w:bCs/>
                <w:sz w:val="18"/>
                <w:szCs w:val="18"/>
              </w:rPr>
              <w:t>_kode</w:t>
            </w:r>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r>
              <w:rPr>
                <w:rFonts w:ascii="Trebuchet MS" w:hAnsi="Trebuchet MS" w:cs="Trebuchet MS"/>
                <w:b/>
                <w:bCs/>
                <w:sz w:val="18"/>
                <w:szCs w:val="18"/>
              </w:rPr>
              <w:t>B</w:t>
            </w:r>
            <w:r w:rsidRPr="004D7EBF">
              <w:rPr>
                <w:rFonts w:ascii="Trebuchet MS" w:hAnsi="Trebuchet MS" w:cs="Trebuchet MS"/>
                <w:b/>
                <w:bCs/>
                <w:sz w:val="18"/>
                <w:szCs w:val="18"/>
              </w:rPr>
              <w:t>randhaem</w:t>
            </w:r>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Gas der kvæler ilden ved at reducere iltindholdet i luften og nedkøle. Hvis denne indgår i en kombination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720" w:name="_Toc63351510"/>
    </w:p>
    <w:p w14:paraId="7E356FE4" w14:textId="6ABE356F" w:rsidR="00CB4BEB" w:rsidRDefault="00CB4BEB" w:rsidP="00CB4BEB">
      <w:pPr>
        <w:pStyle w:val="Overskrift2"/>
        <w:rPr>
          <w:kern w:val="32"/>
        </w:rPr>
      </w:pPr>
      <w:bookmarkStart w:id="721" w:name="_Toc686943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720"/>
      <w:bookmarkEnd w:id="721"/>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distrikt_nr</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distrikt_navn</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kontakt_info</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722" w:name="_Toc63351512"/>
      <w:bookmarkStart w:id="723" w:name="_Toc68694370"/>
      <w:r>
        <w:rPr>
          <w:kern w:val="32"/>
        </w:rPr>
        <w:lastRenderedPageBreak/>
        <w:t>5.12.8</w:t>
      </w:r>
      <w:r w:rsidRPr="00066C65">
        <w:rPr>
          <w:kern w:val="32"/>
        </w:rPr>
        <w:t xml:space="preserve"> </w:t>
      </w:r>
      <w:bookmarkStart w:id="724" w:name="_Hlk59517375"/>
      <w:r w:rsidRPr="0073574F">
        <w:rPr>
          <w:kern w:val="32"/>
        </w:rPr>
        <w:t>Forholdsordre</w:t>
      </w:r>
      <w:r w:rsidRPr="00066C65">
        <w:rPr>
          <w:kern w:val="32"/>
        </w:rPr>
        <w:t xml:space="preserve"> (</w:t>
      </w:r>
      <w:r>
        <w:rPr>
          <w:kern w:val="32"/>
        </w:rPr>
        <w:t>6107</w:t>
      </w:r>
      <w:r w:rsidRPr="00066C65">
        <w:rPr>
          <w:kern w:val="32"/>
        </w:rPr>
        <w:t>)</w:t>
      </w:r>
      <w:bookmarkEnd w:id="724"/>
      <w:r w:rsidRPr="007C3785">
        <w:rPr>
          <w:kern w:val="32"/>
        </w:rPr>
        <w:t xml:space="preserve"> </w:t>
      </w:r>
      <w:r>
        <w:rPr>
          <w:kern w:val="32"/>
        </w:rPr>
        <w:t>*</w:t>
      </w:r>
      <w:bookmarkEnd w:id="722"/>
      <w:bookmarkEnd w:id="72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bra_kode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net_tlf</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cvr_firma</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Firmaets CVR nr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cvf_vejkode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r>
              <w:rPr>
                <w:rFonts w:ascii="Trebuchet MS" w:hAnsi="Trebuchet MS" w:cs="Trebuchet MS"/>
                <w:sz w:val="18"/>
                <w:szCs w:val="18"/>
              </w:rPr>
              <w:t>h</w:t>
            </w:r>
            <w:r w:rsidRPr="003644AA">
              <w:rPr>
                <w:rFonts w:ascii="Trebuchet MS" w:hAnsi="Trebuchet MS" w:cs="Trebuchet MS"/>
                <w:sz w:val="18"/>
                <w:szCs w:val="18"/>
              </w:rPr>
              <w:t>usnr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adr_id</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adr_i_tekst</w:t>
            </w:r>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tlf_arbejde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tlf_dag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tlf_nat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aba_kode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d_basis_ja_nej</w:t>
            </w:r>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ba</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avs_kode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vs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ars_kode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Automatisk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noeglested</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central_placering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opgave_ankomst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system_fkt</w:t>
            </w:r>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725" w:name="_Toc63351513"/>
      <w:bookmarkStart w:id="726" w:name="_Toc68694371"/>
      <w:r>
        <w:rPr>
          <w:kern w:val="32"/>
        </w:rPr>
        <w:lastRenderedPageBreak/>
        <w:t>5.12.9</w:t>
      </w:r>
      <w:r w:rsidRPr="00066C65">
        <w:rPr>
          <w:kern w:val="32"/>
        </w:rPr>
        <w:t xml:space="preserve"> </w:t>
      </w:r>
      <w:bookmarkStart w:id="727" w:name="_Hlk59517388"/>
      <w:r w:rsidRPr="0073574F">
        <w:rPr>
          <w:kern w:val="32"/>
        </w:rPr>
        <w:t xml:space="preserve">Mødeplan </w:t>
      </w:r>
      <w:r w:rsidRPr="00066C65">
        <w:rPr>
          <w:kern w:val="32"/>
        </w:rPr>
        <w:t>(</w:t>
      </w:r>
      <w:r>
        <w:rPr>
          <w:kern w:val="32"/>
        </w:rPr>
        <w:t>6108</w:t>
      </w:r>
      <w:r w:rsidRPr="00066C65">
        <w:rPr>
          <w:kern w:val="32"/>
        </w:rPr>
        <w:t>)</w:t>
      </w:r>
      <w:bookmarkEnd w:id="727"/>
      <w:r w:rsidRPr="007C3785">
        <w:rPr>
          <w:kern w:val="32"/>
        </w:rPr>
        <w:t xml:space="preserve"> </w:t>
      </w:r>
      <w:r>
        <w:rPr>
          <w:kern w:val="32"/>
        </w:rPr>
        <w:t>*</w:t>
      </w:r>
      <w:bookmarkEnd w:id="725"/>
      <w:bookmarkEnd w:id="72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r>
              <w:rPr>
                <w:rFonts w:ascii="Trebuchet MS" w:hAnsi="Trebuchet MS" w:cs="Trebuchet MS"/>
                <w:sz w:val="18"/>
                <w:szCs w:val="18"/>
              </w:rPr>
              <w:t>c</w:t>
            </w:r>
            <w:r w:rsidRPr="00E07F24">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bemaerkning</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r>
              <w:rPr>
                <w:rFonts w:ascii="Trebuchet MS" w:hAnsi="Trebuchet MS"/>
                <w:sz w:val="18"/>
                <w:szCs w:val="18"/>
              </w:rPr>
              <w:t>l</w:t>
            </w:r>
            <w:r w:rsidRPr="00304B7F">
              <w:rPr>
                <w:rFonts w:ascii="Trebuchet MS" w:hAnsi="Trebuchet MS"/>
                <w:sz w:val="18"/>
                <w:szCs w:val="18"/>
              </w:rPr>
              <w:t>ink_tegn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r w:rsidRPr="009C3E0F">
              <w:rPr>
                <w:rFonts w:ascii="Trebuchet MS" w:hAnsi="Trebuchet MS" w:cs="Trebuchet MS"/>
                <w:sz w:val="18"/>
                <w:szCs w:val="18"/>
              </w:rPr>
              <w:t>GeoDanmark</w:t>
            </w:r>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r w:rsidRPr="009C3E0F">
              <w:rPr>
                <w:rFonts w:ascii="Trebuchet MS" w:hAnsi="Trebuchet MS" w:cs="Trebuchet MS"/>
                <w:sz w:val="18"/>
                <w:szCs w:val="18"/>
              </w:rPr>
              <w:t>GeoDanmark</w:t>
            </w:r>
            <w:r>
              <w:rPr>
                <w:rFonts w:ascii="Trebuchet MS" w:hAnsi="Trebuchet MS" w:cs="Trebuchet MS"/>
                <w:sz w:val="18"/>
                <w:szCs w:val="18"/>
              </w:rPr>
              <w:t>-bygning</w:t>
            </w:r>
          </w:p>
        </w:tc>
      </w:tr>
    </w:tbl>
    <w:p w14:paraId="11C81BB7" w14:textId="77777777" w:rsidR="004E7F65" w:rsidRDefault="004E7F65" w:rsidP="004E7F65">
      <w:bookmarkStart w:id="728" w:name="_Toc63351515"/>
    </w:p>
    <w:p w14:paraId="5AED7E41" w14:textId="221EC714" w:rsidR="00CB4BEB" w:rsidRDefault="00CB4BEB" w:rsidP="00CB4BEB">
      <w:pPr>
        <w:pStyle w:val="Overskrift2"/>
        <w:rPr>
          <w:kern w:val="32"/>
        </w:rPr>
      </w:pPr>
      <w:bookmarkStart w:id="729" w:name="_Toc68694372"/>
      <w:r>
        <w:rPr>
          <w:kern w:val="32"/>
        </w:rPr>
        <w:t>5.12.11</w:t>
      </w:r>
      <w:r w:rsidRPr="00066C65">
        <w:rPr>
          <w:kern w:val="32"/>
        </w:rPr>
        <w:t xml:space="preserve"> </w:t>
      </w:r>
      <w:bookmarkStart w:id="730"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730"/>
      <w:r>
        <w:rPr>
          <w:kern w:val="32"/>
        </w:rPr>
        <w:t>*</w:t>
      </w:r>
      <w:bookmarkEnd w:id="728"/>
      <w:bookmarkEnd w:id="72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r>
              <w:rPr>
                <w:rFonts w:ascii="Trebuchet MS" w:hAnsi="Trebuchet MS"/>
                <w:sz w:val="18"/>
                <w:szCs w:val="18"/>
              </w:rPr>
              <w:t>b</w:t>
            </w:r>
            <w:r w:rsidRPr="00553DE5">
              <w:rPr>
                <w:rFonts w:ascii="Trebuchet MS" w:hAnsi="Trebuchet MS"/>
                <w:sz w:val="18"/>
                <w:szCs w:val="18"/>
              </w:rPr>
              <w:t>ra_kode</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r>
              <w:rPr>
                <w:rFonts w:ascii="Trebuchet MS" w:hAnsi="Trebuchet MS"/>
                <w:sz w:val="18"/>
                <w:szCs w:val="18"/>
              </w:rPr>
              <w:t>t</w:t>
            </w:r>
            <w:r w:rsidRPr="00553DE5">
              <w:rPr>
                <w:rFonts w:ascii="Trebuchet MS" w:hAnsi="Trebuchet MS"/>
                <w:sz w:val="18"/>
                <w:szCs w:val="18"/>
              </w:rPr>
              <w:t>yv_alarm_kode</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r w:rsidRPr="00A379B2">
              <w:rPr>
                <w:rFonts w:ascii="Trebuchet MS" w:hAnsi="Trebuchet MS"/>
                <w:sz w:val="18"/>
                <w:szCs w:val="18"/>
              </w:rPr>
              <w:t>tyv_alarm</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r w:rsidRPr="00ED0116">
              <w:rPr>
                <w:rFonts w:ascii="Trebuchet MS" w:hAnsi="Trebuchet MS"/>
                <w:color w:val="4F81BD"/>
                <w:sz w:val="18"/>
                <w:szCs w:val="18"/>
              </w:rPr>
              <w:t>n</w:t>
            </w:r>
            <w:r w:rsidRPr="00E6255A">
              <w:rPr>
                <w:rFonts w:ascii="Trebuchet MS" w:hAnsi="Trebuchet MS"/>
                <w:sz w:val="18"/>
                <w:szCs w:val="18"/>
              </w:rPr>
              <w:t>oegleboksnr</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Nøgleboksnr.</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r>
              <w:rPr>
                <w:rFonts w:ascii="Trebuchet MS" w:hAnsi="Trebuchet MS" w:cs="Trebuchet MS"/>
                <w:sz w:val="18"/>
                <w:szCs w:val="18"/>
              </w:rPr>
              <w:t>c</w:t>
            </w:r>
            <w:r w:rsidRPr="00C67B4F">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bemaerkning</w:t>
            </w:r>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ortofoto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Gennemgåes herefter sammen med en indsatsleder. Er boksen placeret på en bygning, så snappe til </w:t>
            </w:r>
            <w:r w:rsidRPr="009C3E0F">
              <w:rPr>
                <w:rFonts w:ascii="Trebuchet MS" w:hAnsi="Trebuchet MS" w:cs="Trebuchet MS"/>
                <w:sz w:val="18"/>
                <w:szCs w:val="18"/>
              </w:rPr>
              <w:t>GeoDanmark</w:t>
            </w:r>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9C3E0F">
              <w:rPr>
                <w:rFonts w:ascii="Trebuchet MS" w:hAnsi="Trebuchet MS" w:cs="Trebuchet MS"/>
                <w:sz w:val="18"/>
                <w:szCs w:val="18"/>
              </w:rPr>
              <w:t>GeoDanmark</w:t>
            </w:r>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731" w:name="_Toc63351516"/>
      <w:bookmarkStart w:id="732" w:name="_Toc68694373"/>
      <w:r>
        <w:rPr>
          <w:kern w:val="32"/>
        </w:rPr>
        <w:lastRenderedPageBreak/>
        <w:t>5.12.12</w:t>
      </w:r>
      <w:r w:rsidRPr="00066C65">
        <w:rPr>
          <w:kern w:val="32"/>
        </w:rPr>
        <w:t xml:space="preserve"> </w:t>
      </w:r>
      <w:bookmarkStart w:id="733"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733"/>
      <w:r w:rsidRPr="007C3785">
        <w:rPr>
          <w:kern w:val="32"/>
        </w:rPr>
        <w:t xml:space="preserve"> </w:t>
      </w:r>
      <w:r>
        <w:rPr>
          <w:kern w:val="32"/>
        </w:rPr>
        <w:t>*</w:t>
      </w:r>
      <w:bookmarkEnd w:id="731"/>
      <w:bookmarkEnd w:id="732"/>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fyr_firma_navn</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cvf_vejkode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adr_id</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tilladelse_type_kode</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w:t>
            </w:r>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r w:rsidRPr="005D5C5D">
              <w:rPr>
                <w:rFonts w:ascii="Trebuchet MS" w:hAnsi="Trebuchet MS" w:cs="Trebuchet MS"/>
                <w:sz w:val="18"/>
                <w:szCs w:val="18"/>
              </w:rPr>
              <w:t>GeoDanmark</w:t>
            </w:r>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r w:rsidRPr="005D5C5D">
              <w:rPr>
                <w:rFonts w:ascii="Trebuchet MS" w:hAnsi="Trebuchet MS" w:cs="Trebuchet MS"/>
                <w:sz w:val="18"/>
                <w:szCs w:val="18"/>
              </w:rPr>
              <w:t>GeoDanmark</w:t>
            </w:r>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tilladelse_type_kode</w:t>
            </w:r>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tilladelse_type</w:t>
            </w:r>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734" w:name="_Toc63351517"/>
    </w:p>
    <w:p w14:paraId="7B192CE6" w14:textId="44DBFFF7" w:rsidR="00CB4BEB" w:rsidRDefault="00CB4BEB" w:rsidP="00CB4BEB">
      <w:pPr>
        <w:pStyle w:val="Overskrift2"/>
        <w:rPr>
          <w:kern w:val="32"/>
        </w:rPr>
      </w:pPr>
      <w:bookmarkStart w:id="735" w:name="_Toc686943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734"/>
      <w:bookmarkEnd w:id="73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r w:rsidRPr="009633AD">
              <w:rPr>
                <w:rFonts w:ascii="Trebuchet MS" w:hAnsi="Trebuchet MS"/>
                <w:sz w:val="18"/>
                <w:szCs w:val="18"/>
              </w:rPr>
              <w:t>virksomhed_cvr</w:t>
            </w:r>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Ansvarlig 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r>
              <w:rPr>
                <w:rFonts w:ascii="Trebuchet MS" w:hAnsi="Trebuchet MS"/>
                <w:sz w:val="18"/>
                <w:szCs w:val="18"/>
              </w:rPr>
              <w:t>GrundeRens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irksomhed_type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 xml:space="preserve">Formaal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Noegleord_hovedgruppe</w:t>
            </w:r>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736" w:name="_Toc63351518"/>
    </w:p>
    <w:p w14:paraId="486CAC6E" w14:textId="2028F16B" w:rsidR="00CB4BEB" w:rsidRDefault="00CB4BEB" w:rsidP="00CB4BEB">
      <w:pPr>
        <w:pStyle w:val="Overskrift2"/>
        <w:rPr>
          <w:kern w:val="32"/>
        </w:rPr>
      </w:pPr>
      <w:bookmarkStart w:id="737" w:name="_Toc686943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736"/>
      <w:bookmarkEnd w:id="73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KLE_koder</w:t>
            </w:r>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738" w:name="_Toc63351520"/>
    </w:p>
    <w:p w14:paraId="0161AB8E" w14:textId="3890CA39" w:rsidR="00CB4BEB" w:rsidRDefault="00CB4BEB" w:rsidP="00CB4BEB">
      <w:pPr>
        <w:pStyle w:val="Overskrift2"/>
        <w:rPr>
          <w:kern w:val="32"/>
        </w:rPr>
      </w:pPr>
      <w:bookmarkStart w:id="739" w:name="_Toc68694376"/>
      <w:r w:rsidRPr="001C410C">
        <w:rPr>
          <w:kern w:val="32"/>
        </w:rPr>
        <w:t>5.12.16 Afbrændingsområde (6115)</w:t>
      </w:r>
      <w:r w:rsidRPr="007C3785">
        <w:rPr>
          <w:kern w:val="32"/>
        </w:rPr>
        <w:t xml:space="preserve"> </w:t>
      </w:r>
      <w:r w:rsidRPr="00E6255A">
        <w:rPr>
          <w:kern w:val="32"/>
        </w:rPr>
        <w:t>Tema forventes nedlagt.</w:t>
      </w:r>
      <w:bookmarkEnd w:id="738"/>
      <w:bookmarkEnd w:id="73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r w:rsidRPr="00CE2C0F">
              <w:rPr>
                <w:rFonts w:ascii="Trebuchet MS" w:hAnsi="Trebuchet MS"/>
                <w:sz w:val="18"/>
                <w:szCs w:val="18"/>
              </w:rPr>
              <w:t>afbr_nr</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Kode for afbrændingsområdets distriktsnr.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afbr_navn</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15 Afbr_type</w:t>
      </w:r>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afbr_type_kode</w:t>
            </w:r>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afbr_type</w:t>
            </w:r>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740" w:name="_Toc63351521"/>
    </w:p>
    <w:p w14:paraId="0EE9B9FC" w14:textId="23E316C8" w:rsidR="00CB4BEB" w:rsidRPr="001C410C" w:rsidRDefault="00CB4BEB" w:rsidP="00CB4BEB">
      <w:pPr>
        <w:pStyle w:val="Overskrift2"/>
        <w:rPr>
          <w:kern w:val="32"/>
        </w:rPr>
      </w:pPr>
      <w:bookmarkStart w:id="741" w:name="_Toc68694377"/>
      <w:r w:rsidRPr="001C410C">
        <w:rPr>
          <w:kern w:val="32"/>
        </w:rPr>
        <w:t>5.12.17 Olieberedskabsplan (6116)</w:t>
      </w:r>
      <w:bookmarkEnd w:id="740"/>
      <w:bookmarkEnd w:id="741"/>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strand_type_kode</w:t>
            </w:r>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strandtype  og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w:t>
            </w:r>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lastRenderedPageBreak/>
              <w:t>esi_klasse_kode</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af kystliniers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baad_kode</w:t>
            </w:r>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w:t>
            </w:r>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r w:rsidRPr="00255861">
              <w:rPr>
                <w:rFonts w:ascii="Trebuchet MS" w:hAnsi="Trebuchet MS"/>
                <w:sz w:val="18"/>
                <w:szCs w:val="18"/>
              </w:rPr>
              <w:t>sagsnr</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beredskabdet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r w:rsidRPr="00E5595A">
              <w:rPr>
                <w:rFonts w:ascii="Trebuchet MS" w:hAnsi="Trebuchet MS" w:cs="Trebuchet MS"/>
                <w:sz w:val="18"/>
                <w:szCs w:val="18"/>
              </w:rPr>
              <w:t>GeoDanmark</w:t>
            </w:r>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r w:rsidRPr="00E5595A">
              <w:rPr>
                <w:rFonts w:ascii="Trebuchet MS" w:hAnsi="Trebuchet MS" w:cs="Trebuchet MS"/>
                <w:sz w:val="18"/>
                <w:szCs w:val="18"/>
              </w:rPr>
              <w:t>GeoDanmark</w:t>
            </w:r>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(høfte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klipper, høfter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r w:rsidRPr="00BB25F4">
              <w:rPr>
                <w:rFonts w:ascii="Trebuchet MS" w:hAnsi="Trebuchet MS"/>
                <w:b/>
                <w:sz w:val="18"/>
                <w:szCs w:val="18"/>
              </w:rPr>
              <w:t>esi_klasse_kode</w:t>
            </w:r>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r w:rsidRPr="004D056C">
              <w:rPr>
                <w:rFonts w:ascii="Trebuchet MS" w:hAnsi="Trebuchet MS" w:cs="Trebuchet MS"/>
                <w:b/>
                <w:bCs/>
                <w:sz w:val="18"/>
                <w:szCs w:val="18"/>
              </w:rPr>
              <w:t>esi_klasse</w:t>
            </w:r>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742" w:name="_Toc63351522"/>
      <w:bookmarkStart w:id="743" w:name="_Toc68694378"/>
      <w:r w:rsidRPr="001C410C">
        <w:rPr>
          <w:kern w:val="32"/>
        </w:rPr>
        <w:lastRenderedPageBreak/>
        <w:t>5.12.18 Indsatspunkt (6117)</w:t>
      </w:r>
      <w:bookmarkEnd w:id="742"/>
      <w:bookmarkEnd w:id="743"/>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r>
              <w:rPr>
                <w:rFonts w:ascii="Trebuchet MS" w:hAnsi="Trebuchet MS"/>
                <w:sz w:val="18"/>
                <w:szCs w:val="18"/>
              </w:rPr>
              <w:t>nr_navn</w:t>
            </w:r>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r>
              <w:rPr>
                <w:rFonts w:ascii="Trebuchet MS" w:hAnsi="Trebuchet MS"/>
                <w:sz w:val="18"/>
                <w:szCs w:val="18"/>
              </w:rPr>
              <w:t>vej_afstand</w:t>
            </w:r>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Hvem der har vedligeholdelsesansvaret af f.eks. et egnvandsbassin</w:t>
            </w:r>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indsatstype_kode</w:t>
            </w:r>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sagsnr</w:t>
            </w:r>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r>
              <w:rPr>
                <w:rFonts w:ascii="Trebuchet MS" w:hAnsi="Trebuchet MS" w:cs="Trebuchet MS"/>
                <w:b/>
                <w:bCs/>
                <w:sz w:val="18"/>
                <w:szCs w:val="18"/>
              </w:rPr>
              <w:t>indsats</w:t>
            </w:r>
            <w:r w:rsidRPr="0085314C">
              <w:rPr>
                <w:rFonts w:ascii="Trebuchet MS" w:hAnsi="Trebuchet MS" w:cs="Trebuchet MS"/>
                <w:b/>
                <w:bCs/>
                <w:sz w:val="18"/>
                <w:szCs w:val="18"/>
              </w:rPr>
              <w:t>type_kode</w:t>
            </w:r>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Stigerør</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744" w:name="_Toc63351523"/>
      <w:bookmarkStart w:id="745" w:name="_Toc68694379"/>
      <w:r>
        <w:rPr>
          <w:kern w:val="32"/>
        </w:rPr>
        <w:lastRenderedPageBreak/>
        <w:t>5.12.19</w:t>
      </w:r>
      <w:r w:rsidRPr="00066C65">
        <w:rPr>
          <w:kern w:val="32"/>
        </w:rPr>
        <w:t xml:space="preserve"> </w:t>
      </w:r>
      <w:bookmarkStart w:id="746" w:name="_Hlk59517433"/>
      <w:r>
        <w:rPr>
          <w:kern w:val="32"/>
        </w:rPr>
        <w:t>Brand- og redningsareal</w:t>
      </w:r>
      <w:r w:rsidRPr="00066C65">
        <w:rPr>
          <w:kern w:val="32"/>
        </w:rPr>
        <w:t xml:space="preserve"> (</w:t>
      </w:r>
      <w:r>
        <w:rPr>
          <w:kern w:val="32"/>
        </w:rPr>
        <w:t>6118</w:t>
      </w:r>
      <w:r w:rsidRPr="00066C65">
        <w:rPr>
          <w:kern w:val="32"/>
        </w:rPr>
        <w:t>)</w:t>
      </w:r>
      <w:bookmarkEnd w:id="744"/>
      <w:bookmarkEnd w:id="745"/>
      <w:r w:rsidRPr="007C3785">
        <w:rPr>
          <w:kern w:val="32"/>
        </w:rPr>
        <w:t xml:space="preserve"> </w:t>
      </w:r>
      <w:bookmarkEnd w:id="74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r>
              <w:rPr>
                <w:rFonts w:ascii="Trebuchet MS" w:hAnsi="Trebuchet MS"/>
                <w:sz w:val="18"/>
                <w:szCs w:val="18"/>
              </w:rPr>
              <w:t>redarea</w:t>
            </w:r>
            <w:r w:rsidRPr="005327CA">
              <w:rPr>
                <w:rFonts w:ascii="Trebuchet MS" w:hAnsi="Trebuchet MS"/>
                <w:sz w:val="18"/>
                <w:szCs w:val="18"/>
              </w:rPr>
              <w:t>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rednarea_underomr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KLE_koder</w:t>
            </w:r>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GeoDanmark-vejkant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Opdeles i typen af redningsvejen og evt. byggesagsnr.</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Evt. GeoDanmark-vejkant og GeoDanmark-brugsgrænse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Brand- og redningsareal</w:t>
      </w:r>
      <w:r>
        <w:t>_type</w:t>
      </w:r>
      <w:r w:rsidRPr="00CC386E">
        <w:rPr>
          <w:rStyle w:val="TypografiOverskrift4BrugerdefineretfarveRGB0Tegn"/>
        </w:rPr>
        <w:t xml:space="preserve"> </w:t>
      </w:r>
      <w:r>
        <w:t>(</w:t>
      </w:r>
      <w:r w:rsidRPr="004D056C">
        <w:t>d_61</w:t>
      </w:r>
      <w:r>
        <w:t>18</w:t>
      </w:r>
      <w:r>
        <w:rPr>
          <w:kern w:val="32"/>
        </w:rPr>
        <w:t xml:space="preserve"> _redarea</w:t>
      </w:r>
      <w:r w:rsidRPr="004D056C">
        <w: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_type_kode</w:t>
            </w:r>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w:t>
            </w:r>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747" w:name="_Toc63351524"/>
      <w:bookmarkStart w:id="748" w:name="_Toc68694380"/>
      <w:r w:rsidRPr="00BB7EB0">
        <w:rPr>
          <w:kern w:val="32"/>
        </w:rPr>
        <w:lastRenderedPageBreak/>
        <w:t xml:space="preserve">5.12.20 </w:t>
      </w:r>
      <w:bookmarkStart w:id="749" w:name="_Hlk59517443"/>
      <w:r w:rsidRPr="00BB7EB0">
        <w:rPr>
          <w:kern w:val="32"/>
        </w:rPr>
        <w:t>Evakueringscenter (6119)</w:t>
      </w:r>
      <w:bookmarkEnd w:id="747"/>
      <w:bookmarkEnd w:id="748"/>
      <w:bookmarkEnd w:id="74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evakucenter_ref</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Unik kode for evakueringscenter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Stednavnet på den hal, skole, institution eller andet, som er forberedt som evakueringscenter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r w:rsidRPr="00BB7EB0">
              <w:rPr>
                <w:rFonts w:ascii="Trebuchet MS" w:hAnsi="Trebuchet MS"/>
                <w:sz w:val="18"/>
                <w:szCs w:val="18"/>
              </w:rPr>
              <w:t>husnr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postnr_by</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adr_id</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 xml:space="preserve">funktionsstatus_kode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beredskabsplan_kode</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Evakueringscenter</w:t>
            </w:r>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evakueringscenter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Placering af fastlagte evakueringscentre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750" w:name="_Toc63351525"/>
    </w:p>
    <w:p w14:paraId="63C1B184" w14:textId="12A99238" w:rsidR="00CB4BEB" w:rsidRPr="00BB7EB0" w:rsidRDefault="00CB4BEB" w:rsidP="00CB4BEB">
      <w:pPr>
        <w:pStyle w:val="Overskrift2"/>
        <w:rPr>
          <w:kern w:val="32"/>
        </w:rPr>
      </w:pPr>
      <w:bookmarkStart w:id="751" w:name="_Toc68694381"/>
      <w:r w:rsidRPr="00BB7EB0">
        <w:rPr>
          <w:kern w:val="32"/>
        </w:rPr>
        <w:t xml:space="preserve">5.12.21 </w:t>
      </w:r>
      <w:bookmarkStart w:id="752" w:name="_Hlk59517452"/>
      <w:r w:rsidRPr="00BB7EB0">
        <w:rPr>
          <w:kern w:val="32"/>
        </w:rPr>
        <w:t>Midlertidig overnatning (6120)</w:t>
      </w:r>
      <w:bookmarkEnd w:id="750"/>
      <w:bookmarkEnd w:id="751"/>
      <w:bookmarkEnd w:id="75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r w:rsidRPr="00BB7EB0">
              <w:rPr>
                <w:rFonts w:ascii="Trebuchet MS" w:hAnsi="Trebuchet MS"/>
                <w:sz w:val="18"/>
                <w:szCs w:val="18"/>
              </w:rPr>
              <w:t>mid_ov_person</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r w:rsidRPr="00BB7EB0">
              <w:rPr>
                <w:rFonts w:ascii="Trebuchet MS" w:hAnsi="Trebuchet MS"/>
                <w:sz w:val="18"/>
                <w:szCs w:val="18"/>
              </w:rPr>
              <w:t>mid_ov_tlfnr</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r w:rsidRPr="00BB7EB0">
              <w:rPr>
                <w:rFonts w:ascii="Trebuchet MS" w:hAnsi="Trebuchet MS"/>
                <w:sz w:val="18"/>
                <w:szCs w:val="18"/>
              </w:rPr>
              <w:t>Telefonnr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fast_vaagen_vagt_kode</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cvf_vejkode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husnr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postnr_by</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lastRenderedPageBreak/>
              <w:t>adr_id</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gyldig_fra</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gyldig_til</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753" w:name="_Toc63351526"/>
      <w:bookmarkStart w:id="754" w:name="_Toc68694382"/>
      <w:r w:rsidRPr="00BB7EB0">
        <w:rPr>
          <w:kern w:val="32"/>
        </w:rPr>
        <w:lastRenderedPageBreak/>
        <w:t xml:space="preserve">5.12.22 </w:t>
      </w:r>
      <w:bookmarkStart w:id="755" w:name="_Hlk59517462"/>
      <w:r w:rsidRPr="00BB7EB0">
        <w:rPr>
          <w:kern w:val="32"/>
        </w:rPr>
        <w:t>Større udendørs arrangementer (6121)</w:t>
      </w:r>
      <w:bookmarkEnd w:id="753"/>
      <w:bookmarkEnd w:id="754"/>
      <w:bookmarkEnd w:id="75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sua_kode</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sua_type</w:t>
            </w:r>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forsamlingstelt_kode</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adr_i_tekst</w:t>
            </w:r>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Andebyvej 112, Gåsestrup</w:t>
            </w:r>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suppl_sted_beskrivelse</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sua_person</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sua_tlfnr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Telefonnr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husnr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postnr_by</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adr_id</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gyldig_fra</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gyldig_til</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I en beredskabssituation. Overblik over om et areal anvendes til størrearrangementer</w:t>
            </w:r>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KLE_koder</w:t>
            </w:r>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r w:rsidRPr="00BB7EB0">
              <w:rPr>
                <w:rFonts w:ascii="Trebuchet MS" w:hAnsi="Trebuchet MS"/>
                <w:sz w:val="18"/>
                <w:szCs w:val="18"/>
              </w:rPr>
              <w:t>sua</w:t>
            </w:r>
            <w:r w:rsidRPr="00BB7EB0">
              <w:rPr>
                <w:rFonts w:ascii="Trebuchet MS" w:hAnsi="Trebuchet MS" w:cs="Trebuchet MS"/>
                <w:b/>
                <w:bCs/>
                <w:sz w:val="18"/>
                <w:szCs w:val="18"/>
              </w:rPr>
              <w:t>_kode</w:t>
            </w:r>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r w:rsidRPr="00BB7EB0">
              <w:rPr>
                <w:rFonts w:ascii="Trebuchet MS" w:hAnsi="Trebuchet MS"/>
                <w:sz w:val="18"/>
                <w:szCs w:val="18"/>
              </w:rPr>
              <w:t>sua_type</w:t>
            </w:r>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Dyreskue</w:t>
            </w:r>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CB4BEB">
      <w:pPr>
        <w:rPr>
          <w:rFonts w:ascii="Trebuchet MS" w:hAnsi="Trebuchet MS" w:cs="Arial"/>
          <w:bCs/>
          <w:kern w:val="32"/>
          <w:sz w:val="40"/>
          <w:szCs w:val="32"/>
        </w:rPr>
      </w:pPr>
      <w:r w:rsidRPr="009A7DF4">
        <w:rPr>
          <w:rFonts w:ascii="Trebuchet MS" w:hAnsi="Trebuchet MS" w:cs="Arial"/>
          <w:bCs/>
          <w:kern w:val="32"/>
          <w:sz w:val="40"/>
          <w:szCs w:val="32"/>
        </w:rPr>
        <w:lastRenderedPageBreak/>
        <w:t>5.13 Planlægning</w:t>
      </w:r>
    </w:p>
    <w:p w14:paraId="35C58A4E" w14:textId="77777777" w:rsidR="00CB4BEB" w:rsidRPr="001C410C" w:rsidRDefault="00CB4BEB" w:rsidP="00CB4BEB">
      <w:pPr>
        <w:pStyle w:val="Overskrift2"/>
        <w:rPr>
          <w:kern w:val="32"/>
        </w:rPr>
      </w:pPr>
      <w:bookmarkStart w:id="756" w:name="_Toc63351527"/>
      <w:bookmarkStart w:id="757" w:name="_Toc68694383"/>
      <w:r w:rsidRPr="001C410C">
        <w:rPr>
          <w:kern w:val="32"/>
        </w:rPr>
        <w:t xml:space="preserve">5.13.1 </w:t>
      </w:r>
      <w:bookmarkStart w:id="758" w:name="_Toc297200826"/>
      <w:r w:rsidRPr="001C410C">
        <w:rPr>
          <w:kern w:val="32"/>
        </w:rPr>
        <w:t>Naturgeografi</w:t>
      </w:r>
      <w:bookmarkEnd w:id="758"/>
      <w:r>
        <w:rPr>
          <w:kern w:val="32"/>
        </w:rPr>
        <w:t xml:space="preserve"> (6200)</w:t>
      </w:r>
      <w:bookmarkEnd w:id="756"/>
      <w:bookmarkEnd w:id="75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data_oprindelse</w:t>
            </w:r>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omraade_nr</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geomorforlogisk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geomorforlogisk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(MIM 2007, side 151)*</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2"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152-153)*</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53"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farvandsomraade</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begrund_afgraensning</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omr_sammenhaeng</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farvand_strand_ref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144-149)*</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54"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naturgeo_beskrivelse</w:t>
            </w:r>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55"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759" w:name="OLE_LINK14"/>
      <w:bookmarkStart w:id="760"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geologi_kode</w:t>
            </w:r>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gletcher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Aflang bakke, typisk bestående af lagdelt sand og grus. En ås er oftest dannet ved, at meget af det materiale gletcherfloden normalt transporterer ud foran gletcheren i stedet aflejres inde under isen i smeltevandsfloden. I takt med ophobningen af aflejringer smelter floden sig længere op i isen, så sand- og grusaflejringerne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Hedeslette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r w:rsidRPr="00C67B4F">
              <w:rPr>
                <w:rFonts w:ascii="Trebuchet MS" w:hAnsi="Trebuchet MS" w:cs="Trebuchet MS"/>
                <w:sz w:val="18"/>
                <w:szCs w:val="18"/>
              </w:rPr>
              <w:t>Hedesletter består af smeltevandsaflejringer afsat foran isfronten. Det er velsorterede aflejringer, der for det meste består af sand, men kan også være silt eller ler. En hedeslette er tilsyneladende flad, måske med enkelte enkelte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Smeltevandsterasse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r w:rsidRPr="00B96FDC">
              <w:rPr>
                <w:rFonts w:ascii="Trebuchet MS" w:hAnsi="Trebuchet MS" w:cs="Trebuchet MS"/>
                <w:sz w:val="18"/>
                <w:szCs w:val="18"/>
              </w:rPr>
              <w:t>Isøbakke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r w:rsidRPr="00B96FDC">
              <w:rPr>
                <w:rFonts w:ascii="Trebuchet MS" w:hAnsi="Trebuchet MS" w:cs="Trebuchet MS"/>
                <w:sz w:val="18"/>
                <w:szCs w:val="18"/>
              </w:rPr>
              <w:t>Issølavning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r w:rsidRPr="00B96FDC">
              <w:rPr>
                <w:rFonts w:ascii="Trebuchet MS" w:hAnsi="Trebuchet MS" w:cs="Trebuchet MS"/>
                <w:sz w:val="18"/>
                <w:szCs w:val="18"/>
              </w:rPr>
              <w:t>Yoldia</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Yoldiaflader er områder med hævet havbund. I denne forbindelse er der tale om senglaciale havaflejringer, der er hævet over havniveau som følge af jordskorpens relative opløft, efter den er blevet frigjort for den tunge iskappe. Yoldiafladerne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r w:rsidRPr="00B96FDC">
              <w:rPr>
                <w:rFonts w:ascii="Trebuchet MS" w:hAnsi="Trebuchet MS" w:cs="Trebuchet MS"/>
                <w:sz w:val="18"/>
                <w:szCs w:val="18"/>
              </w:rPr>
              <w:t>Højsande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Alluvium er løst, ucementeret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759"/>
    <w:bookmarkEnd w:id="760"/>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jordtype_kode</w:t>
            </w:r>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56"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Strandvoldene består af grus og sten, og forekommer bl.a. som krumodder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Disse sedimenter består af dårligt sorteret sand og grus afsat af smeltevandsfloder. Sandet er lagdelt og krydslejret, og kan stedvis være stærkt forstyrret af senere isoverskridelser.</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Marint ler, silt og finsand aflejret i det senglaciale arktiske Yoldiahav.</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57"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kurver med stor egentæthed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Korte kurver med stor egentæthed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ved hjælp af suffix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58"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kompleksitet_kode</w:t>
            </w:r>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761" w:name="_Toc63351528"/>
    </w:p>
    <w:p w14:paraId="3F562A1D" w14:textId="590228E6" w:rsidR="00CB4BEB" w:rsidRPr="001C410C" w:rsidRDefault="00CB4BEB" w:rsidP="00CB4BEB">
      <w:pPr>
        <w:pStyle w:val="Overskrift2"/>
        <w:rPr>
          <w:kern w:val="32"/>
        </w:rPr>
      </w:pPr>
      <w:bookmarkStart w:id="762" w:name="_Toc68694384"/>
      <w:r w:rsidRPr="001C410C">
        <w:rPr>
          <w:kern w:val="32"/>
        </w:rPr>
        <w:t>5.13.2 Kulturgeografi (6201)</w:t>
      </w:r>
      <w:bookmarkEnd w:id="761"/>
      <w:bookmarkEnd w:id="762"/>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data_oprindelse</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mraade_nr</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begrund_afgraensning</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link_</w:t>
            </w:r>
            <w:r w:rsidRPr="00B96FDC">
              <w:rPr>
                <w:rFonts w:ascii="Trebuchet MS" w:hAnsi="Trebuchet MS" w:cs="Trebuchet MS"/>
                <w:sz w:val="18"/>
                <w:szCs w:val="18"/>
              </w:rPr>
              <w:t>litteratur</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59"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154)*</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0"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1"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ulturgeo_beskrivelse</w:t>
            </w:r>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2"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763" w:name="_Toc63351529"/>
      <w:bookmarkStart w:id="764" w:name="_Toc68694385"/>
      <w:r w:rsidRPr="001C410C">
        <w:rPr>
          <w:kern w:val="32"/>
        </w:rPr>
        <w:lastRenderedPageBreak/>
        <w:t>5.13.3 Landskabkarakteromr</w:t>
      </w:r>
      <w:r w:rsidRPr="004D056C">
        <w:rPr>
          <w:kern w:val="32"/>
        </w:rPr>
        <w:t>å</w:t>
      </w:r>
      <w:r w:rsidRPr="001C410C">
        <w:rPr>
          <w:kern w:val="32"/>
        </w:rPr>
        <w:t>der (6202)</w:t>
      </w:r>
      <w:bookmarkEnd w:id="763"/>
      <w:bookmarkEnd w:id="76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dato_besigtig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navn_besigtig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Hans Hansen, Bo Bosen</w:t>
            </w:r>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rev_dato</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tidsdybde_beskr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landskanskarakterens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intakthed_kode</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intakthed_beskr</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noeglefunktion</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afgr_naboomr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Beskriv afgrænsning til naboområder med henvisning. Evt. med henvisning til områdenr.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vejledn_afgr_naboomr</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(2007)*</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63"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rumlig_afgraensning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rumlig_afgraensning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rumlig_beskrivelse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kompleksitet</w:t>
            </w:r>
            <w:r w:rsidRPr="00B96FDC">
              <w:rPr>
                <w:rFonts w:ascii="Trebuchet MS" w:hAnsi="Trebuchet MS" w:cs="Trebuchet MS"/>
                <w:sz w:val="18"/>
                <w:szCs w:val="18"/>
              </w:rPr>
              <w:t>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kompleksitet_beskrivelse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struktur_beskrivelse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64"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+ 159-160)*</w:t>
            </w:r>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65"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Landskabkarakteromraader</w:t>
            </w:r>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i landskabsanalyse er blevet bestemt/vurderet til en bestemt type landskabkarakter.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w:t>
            </w:r>
            <w:r w:rsidRPr="00B96FDC">
              <w:rPr>
                <w:rFonts w:ascii="Trebuchet MS" w:hAnsi="Trebuchet MS" w:cs="Trebuchet MS"/>
                <w:b/>
                <w:sz w:val="18"/>
                <w:szCs w:val="18"/>
              </w:rPr>
              <w:t>kala_kode</w:t>
            </w:r>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02 Rumlig_afgraensning</w:t>
      </w:r>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kompleksitet</w:t>
            </w:r>
            <w:r w:rsidRPr="00B96FDC">
              <w:rPr>
                <w:rFonts w:ascii="Trebuchet MS" w:hAnsi="Trebuchet MS" w:cs="Trebuchet MS"/>
                <w:b/>
                <w:sz w:val="18"/>
                <w:szCs w:val="18"/>
              </w:rPr>
              <w:t>_kode</w:t>
            </w:r>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tilPDF (MIM 2007, side 144-162)*</w:t>
            </w:r>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144-162)*</w:t>
      </w:r>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struktur</w:t>
            </w:r>
            <w:r w:rsidRPr="00B96FDC">
              <w:rPr>
                <w:rFonts w:ascii="Trebuchet MS" w:hAnsi="Trebuchet MS" w:cs="Trebuchet MS"/>
                <w:b/>
                <w:sz w:val="18"/>
                <w:szCs w:val="18"/>
              </w:rPr>
              <w:t>_kode</w:t>
            </w:r>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02 Visuel_uro</w:t>
      </w:r>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visuel_uro</w:t>
            </w:r>
            <w:r w:rsidRPr="00B96FDC">
              <w:rPr>
                <w:rFonts w:ascii="Trebuchet MS" w:hAnsi="Trebuchet MS" w:cs="Trebuchet MS"/>
                <w:b/>
                <w:sz w:val="18"/>
                <w:szCs w:val="18"/>
              </w:rPr>
              <w:t>_kode</w:t>
            </w:r>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visuel_uro</w:t>
            </w:r>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144-162)*</w:t>
      </w:r>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r>
              <w:rPr>
                <w:rFonts w:ascii="Trebuchet MS" w:hAnsi="Trebuchet MS" w:cs="Trebuchet MS"/>
                <w:b/>
                <w:sz w:val="18"/>
                <w:szCs w:val="18"/>
              </w:rPr>
              <w:t>tidsdybde</w:t>
            </w:r>
            <w:r w:rsidRPr="00356D62">
              <w:rPr>
                <w:rFonts w:ascii="Trebuchet MS" w:hAnsi="Trebuchet MS" w:cs="Trebuchet MS"/>
                <w:b/>
                <w:sz w:val="18"/>
                <w:szCs w:val="18"/>
              </w:rPr>
              <w:t>_kode</w:t>
            </w:r>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10BBFAD1" w14:textId="77777777" w:rsidR="00D438A6" w:rsidRDefault="00D438A6" w:rsidP="00D438A6">
      <w:bookmarkStart w:id="765" w:name="_Toc63351530"/>
      <w:bookmarkStart w:id="766" w:name="OLE_LINK7"/>
      <w:bookmarkStart w:id="767" w:name="OLE_LINK8"/>
    </w:p>
    <w:p w14:paraId="3701ECCC" w14:textId="28E5BE23" w:rsidR="00CB4BEB" w:rsidRPr="001C410C" w:rsidRDefault="00CB4BEB" w:rsidP="00CB4BEB">
      <w:pPr>
        <w:pStyle w:val="Overskrift2"/>
        <w:rPr>
          <w:kern w:val="32"/>
        </w:rPr>
      </w:pPr>
      <w:bookmarkStart w:id="768" w:name="_Toc68694386"/>
      <w:r w:rsidRPr="001C410C">
        <w:rPr>
          <w:kern w:val="32"/>
        </w:rPr>
        <w:t>5.13.4 Landskabskaraktervurderinger (6203)</w:t>
      </w:r>
      <w:bookmarkEnd w:id="765"/>
      <w:bookmarkEnd w:id="76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766"/>
          <w:bookmarkEnd w:id="767"/>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delomraade_nr</w:t>
            </w:r>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Angiv delområdenr. Bestående af et bogstav for områdetype (K, S, T eller V) efterfulgt af løbenr.</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karakterstyrke_notat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visuel_notat</w:t>
            </w:r>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tilstand_kode</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T efterfulgt af et løbenr.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S efterfulgt af et løbenr.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løbenr.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løbenr.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det skal være dækket af delområder. Dvs. restområdet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Landskabkarakteromraader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karakterstyrke_kode</w:t>
            </w:r>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saarbarhed_kode</w:t>
            </w:r>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w:t>
            </w:r>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36750A41" w14:textId="77777777" w:rsidR="00CB4BEB" w:rsidRPr="003A52C1" w:rsidRDefault="00CB4BEB" w:rsidP="00CB4BEB">
      <w:pPr>
        <w:pStyle w:val="Overskrift1"/>
      </w:pPr>
      <w:bookmarkStart w:id="769" w:name="_Toc63351531"/>
      <w:bookmarkStart w:id="770" w:name="_Toc68694387"/>
      <w:r w:rsidRPr="003A52C1">
        <w:t>5.19 Park og Grønne Områder</w:t>
      </w:r>
      <w:bookmarkEnd w:id="769"/>
      <w:bookmarkEnd w:id="770"/>
    </w:p>
    <w:p w14:paraId="43173927" w14:textId="77777777" w:rsidR="00CB4BEB" w:rsidRPr="003A52C1" w:rsidRDefault="00CB4BEB" w:rsidP="00CB4BEB">
      <w:pPr>
        <w:pStyle w:val="Overskrift2"/>
        <w:rPr>
          <w:kern w:val="32"/>
        </w:rPr>
      </w:pPr>
      <w:bookmarkStart w:id="771" w:name="_Toc63351532"/>
      <w:bookmarkStart w:id="772" w:name="_Toc68694388"/>
      <w:r w:rsidRPr="003A52C1">
        <w:rPr>
          <w:kern w:val="32"/>
        </w:rPr>
        <w:t>5.19.1 Park og grønne områder flade (6800)</w:t>
      </w:r>
      <w:bookmarkEnd w:id="771"/>
      <w:bookmarkEnd w:id="772"/>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vedlhold_f_type_kode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vedlhold_f_type_l</w:t>
            </w:r>
            <w:r w:rsidRPr="000668B8">
              <w:rPr>
                <w:rFonts w:ascii="Trebuchet MS" w:hAnsi="Trebuchet MS"/>
                <w:sz w:val="18"/>
                <w:szCs w:val="18"/>
              </w:rPr>
              <w:t>abel</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konto_nr</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r>
              <w:rPr>
                <w:rFonts w:ascii="Trebuchet MS" w:hAnsi="Trebuchet MS"/>
                <w:sz w:val="18"/>
                <w:szCs w:val="18"/>
              </w:rPr>
              <w:t>u</w:t>
            </w:r>
            <w:r w:rsidRPr="003A52C1">
              <w:rPr>
                <w:rFonts w:ascii="Trebuchet MS" w:hAnsi="Trebuchet MS"/>
                <w:sz w:val="18"/>
                <w:szCs w:val="18"/>
              </w:rPr>
              <w:t>dfoerer_enterp</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k</w:t>
            </w:r>
            <w:r w:rsidRPr="003A52C1">
              <w:rPr>
                <w:rFonts w:ascii="Trebuchet MS" w:hAnsi="Trebuchet MS"/>
                <w:sz w:val="18"/>
                <w:szCs w:val="18"/>
              </w:rPr>
              <w:t>ommunal_kontakt</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anlaegsaar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Anlægsår/planteår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etabl_pleje_udloeb</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udskiftningaar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udskiftningsår/-dato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udtyndaar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udtyndningsår/-dato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klip_hoejde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klip_sider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lastRenderedPageBreak/>
              <w:t>klip_flade</w:t>
            </w:r>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driftniv_kode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d</w:t>
            </w:r>
            <w:r w:rsidRPr="003A52C1">
              <w:rPr>
                <w:rFonts w:ascii="Trebuchet MS" w:hAnsi="Trebuchet MS"/>
                <w:sz w:val="18"/>
                <w:szCs w:val="18"/>
              </w:rPr>
              <w:t>riftniv</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ukrudtsbek_kode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w:t>
            </w:r>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tilstand_kode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r w:rsidRPr="00124686">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driftsniveau m.v..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4686">
              <w:rPr>
                <w:rFonts w:ascii="Trebuchet MS" w:hAnsi="Trebuchet MS" w:cs="Trebuchet MS"/>
                <w:sz w:val="18"/>
                <w:szCs w:val="18"/>
              </w:rPr>
              <w:t>GeoDanmark</w:t>
            </w:r>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5.19.1.3.1   6800 V</w:t>
      </w:r>
      <w:r w:rsidRPr="003A52C1">
        <w:rPr>
          <w:kern w:val="32"/>
        </w:rPr>
        <w:t xml:space="preserve">edlhold_f_type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r w:rsidRPr="003B051D">
              <w:rPr>
                <w:rFonts w:ascii="Trebuchet MS" w:hAnsi="Trebuchet MS" w:cs="Trebuchet MS"/>
                <w:b/>
                <w:bCs/>
                <w:sz w:val="18"/>
                <w:szCs w:val="18"/>
              </w:rPr>
              <w:t>_kode</w:t>
            </w:r>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w:t>
            </w:r>
            <w:r>
              <w:rPr>
                <w:rFonts w:ascii="Trebuchet MS" w:hAnsi="Trebuchet MS"/>
                <w:b/>
                <w:sz w:val="18"/>
                <w:szCs w:val="18"/>
              </w:rPr>
              <w:t xml:space="preserve"> </w:t>
            </w:r>
            <w:r w:rsidRPr="003B051D">
              <w:rPr>
                <w:rFonts w:ascii="Trebuchet MS" w:hAnsi="Trebuchet MS"/>
                <w:b/>
                <w:sz w:val="18"/>
                <w:szCs w:val="18"/>
              </w:rPr>
              <w:t>type_label</w:t>
            </w:r>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w:t>
            </w:r>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Plates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Surbundsbed</w:t>
            </w:r>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parksø</w:t>
            </w:r>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Belægningssten</w:t>
            </w:r>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Ophalerplads</w:t>
            </w:r>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Bef.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Ubef.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773" w:name="_Toc63351533"/>
      <w:bookmarkStart w:id="774" w:name="_Toc68694389"/>
      <w:r w:rsidRPr="003A52C1">
        <w:rPr>
          <w:kern w:val="32"/>
        </w:rPr>
        <w:lastRenderedPageBreak/>
        <w:t>5.19.2 Park og grønne områder linje (6801)</w:t>
      </w:r>
      <w:bookmarkEnd w:id="773"/>
      <w:bookmarkEnd w:id="77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vedlhold_l_type_kode</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vedlhold_l_type_label</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arbejdsted/-område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udfoerer_entrep</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anlaegsaar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udskiftningaar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klip_hoejde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klip_sider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klip_bredde</w:t>
            </w:r>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w:t>
            </w:r>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tilstand_kode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entreprenører via selvbetjeningsløsninger,  om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r w:rsidRPr="00122889">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2889">
              <w:rPr>
                <w:rFonts w:ascii="Trebuchet MS" w:hAnsi="Trebuchet MS" w:cs="Trebuchet MS"/>
                <w:sz w:val="18"/>
                <w:szCs w:val="18"/>
              </w:rPr>
              <w:t>GeoDanmark</w:t>
            </w:r>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5.19.2.3.1   6801 Vedlhold_l_type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vedlhold_l_type_kode</w:t>
            </w:r>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vedlhold_l_type</w:t>
            </w:r>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vedlhold_l_type_label</w:t>
            </w:r>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Trådflethegn</w:t>
            </w:r>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775" w:name="_Toc63351534"/>
      <w:bookmarkStart w:id="776" w:name="_Toc68694390"/>
      <w:r w:rsidRPr="003A52C1">
        <w:rPr>
          <w:kern w:val="32"/>
        </w:rPr>
        <w:lastRenderedPageBreak/>
        <w:t>5.19.3 Park og grønne områder punkt (6802)</w:t>
      </w:r>
      <w:bookmarkEnd w:id="775"/>
      <w:bookmarkEnd w:id="77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vedlhold_p_type_kode</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vedlhold_p_type_label</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Nummer/navn på arbejdsted/-område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Kontonr/bogfører/betaler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Enhed der udfører plejen eller den enterprise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r>
              <w:rPr>
                <w:rFonts w:ascii="Trebuchet MS" w:hAnsi="Trebuchet MS"/>
                <w:sz w:val="18"/>
                <w:szCs w:val="18"/>
              </w:rPr>
              <w:t>a</w:t>
            </w:r>
            <w:r w:rsidRPr="003B051D">
              <w:rPr>
                <w:rFonts w:ascii="Trebuchet MS" w:hAnsi="Trebuchet MS"/>
                <w:sz w:val="18"/>
                <w:szCs w:val="18"/>
              </w:rPr>
              <w:t>nlaegsaar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dskiftningaar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r>
              <w:rPr>
                <w:rFonts w:ascii="Trebuchet MS" w:hAnsi="Trebuchet MS"/>
                <w:sz w:val="18"/>
                <w:szCs w:val="18"/>
              </w:rPr>
              <w:t>d</w:t>
            </w:r>
            <w:r w:rsidRPr="003B051D">
              <w:rPr>
                <w:rFonts w:ascii="Trebuchet MS" w:hAnsi="Trebuchet MS"/>
                <w:sz w:val="18"/>
                <w:szCs w:val="18"/>
              </w:rPr>
              <w:t>riftniv</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krudtsbek</w:t>
            </w:r>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tilstand_kode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r w:rsidRPr="007E1567">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7E1567">
              <w:rPr>
                <w:rFonts w:ascii="Trebuchet MS" w:hAnsi="Trebuchet MS" w:cs="Trebuchet MS"/>
                <w:sz w:val="18"/>
                <w:szCs w:val="18"/>
              </w:rPr>
              <w:t>GeoDanmark</w:t>
            </w:r>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5.19.3.3.1   6802 G</w:t>
      </w:r>
      <w:r w:rsidRPr="003A52C1">
        <w:rPr>
          <w:kern w:val="32"/>
        </w:rPr>
        <w:t>rønvedligh_punkt</w:t>
      </w:r>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r w:rsidRPr="00A43572">
              <w:rPr>
                <w:rFonts w:ascii="Trebuchet MS" w:hAnsi="Trebuchet MS" w:cs="Trebuchet MS"/>
                <w:b/>
                <w:bCs/>
                <w:sz w:val="18"/>
                <w:szCs w:val="18"/>
              </w:rPr>
              <w:t>_kode</w:t>
            </w:r>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vedlhold_p_type_label</w:t>
            </w:r>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Natursten</w:t>
            </w:r>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Pictogrampæl</w:t>
            </w:r>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Elboks</w:t>
            </w:r>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pg_distrikt_kode</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Kode for typen af distrikts-/arbejdssted typer ved Park og Grønneområder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w:t>
            </w:r>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pg_distrikt_nr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r w:rsidRPr="00A43572">
              <w:rPr>
                <w:rFonts w:ascii="Trebuchet MS" w:hAnsi="Trebuchet MS"/>
                <w:sz w:val="18"/>
                <w:szCs w:val="18"/>
              </w:rPr>
              <w:t>udfoerer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r w:rsidRPr="00A43572">
              <w:rPr>
                <w:rFonts w:ascii="Trebuchet MS" w:hAnsi="Trebuchet MS"/>
                <w:sz w:val="18"/>
                <w:szCs w:val="18"/>
              </w:rPr>
              <w:t>Telefon nr. eller Email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r w:rsidRPr="003A52C1">
              <w:rPr>
                <w:rFonts w:ascii="Trebuchet MS" w:hAnsi="Trebuchet MS"/>
                <w:sz w:val="18"/>
                <w:szCs w:val="18"/>
              </w:rPr>
              <w:t>Telefon nr. eller Email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kommunal_kontakt</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KLE_koderr</w:t>
            </w:r>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skel og/eller vandløbs-/vejmidter.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w:t>
            </w:r>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66"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67"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777" w:name="_Toc59520482"/>
      <w:r>
        <w:rPr>
          <w:rFonts w:cs="Trebuchet MS"/>
          <w:sz w:val="18"/>
          <w:szCs w:val="18"/>
        </w:rPr>
        <w:br w:type="page"/>
      </w:r>
    </w:p>
    <w:p w14:paraId="774448E5" w14:textId="77777777" w:rsidR="00CB4BEB" w:rsidRPr="00615BE5" w:rsidRDefault="00CB4BEB" w:rsidP="00615BE5">
      <w:pPr>
        <w:pStyle w:val="Overskrift1"/>
      </w:pPr>
      <w:bookmarkStart w:id="778" w:name="_Toc63351535"/>
      <w:bookmarkStart w:id="779" w:name="_Toc68694391"/>
      <w:r w:rsidRPr="00615BE5">
        <w:lastRenderedPageBreak/>
        <w:t>5.79 Billedunderstøttelse</w:t>
      </w:r>
      <w:bookmarkEnd w:id="778"/>
      <w:bookmarkEnd w:id="779"/>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En række oprettes i viewet t_7901_foto, hvorved der tildeles et objekt_id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Et billede uploades til billedbiblioteket og navngives med det tildelte objekt_id.</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Billedet tilknyttes et eller flere objekter på tværs af temaer ved at oprette en række/rækker i viewet t_7900_fotoforbindelse og her anvende billedets og objektet/objekternes objekt_id’er.</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En række oprettes i viewet t_7901_foto og der returneres et objekt_id:</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INSERT INTO fkg.t_7901_foto (temakode, cvr_kode, bruger_id, oprindkode, statuskode, off_kode, note, geometri, copyright) VALUES (7901, 99999999, 'Jesper', 0, 3, 1, null, null, null) RETURNING objekt_id;</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Et billede uploades til billedbiblioteket og navngives med med det returnerede objekt_id:</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"https://fkg.mapcentia.com/extensions/fkgmedia/api/image" -F files[]=@mit_billede.JPG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Billedet tilknyttes et objekt ved at oprette en række i viewet t_7900_fotoforbindelse og bruge objekt_id’er,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4867D79C"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(temakode, cvr_kode, bruger_id, oprindkode, statuskode, off_kode, note, fkg_tema, foto_objek, foto_lokat, foto_navn, primaer_kode</w:t>
      </w:r>
      <w:del w:id="780" w:author="Christian Fischer" w:date="2022-09-21T16:13:00Z">
        <w:r w:rsidRPr="00D438A6" w:rsidDel="00034A4C">
          <w:rPr>
            <w:rFonts w:ascii="Courier New" w:hAnsi="Courier New" w:cs="Courier New"/>
            <w:sz w:val="14"/>
            <w:szCs w:val="14"/>
          </w:rPr>
          <w:delText>, geometri</w:delText>
        </w:r>
      </w:del>
      <w:r w:rsidRPr="00D438A6">
        <w:rPr>
          <w:rFonts w:ascii="Courier New" w:hAnsi="Courier New" w:cs="Courier New"/>
          <w:sz w:val="14"/>
          <w:szCs w:val="14"/>
        </w:rPr>
        <w:t xml:space="preserve">) VALUES </w:t>
      </w:r>
    </w:p>
    <w:p w14:paraId="199F0300" w14:textId="7E373A3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del w:id="781" w:author="Christian Fischer" w:date="2022-09-21T16:13:00Z">
        <w:r w:rsidRPr="00D438A6" w:rsidDel="00034A4C">
          <w:rPr>
            <w:rFonts w:ascii="Courier New" w:hAnsi="Courier New" w:cs="Courier New"/>
            <w:sz w:val="14"/>
            <w:szCs w:val="14"/>
            <w:lang w:val="en-US"/>
          </w:rPr>
          <w:delText>, null</w:delText>
        </w:r>
      </w:del>
      <w:r w:rsidRPr="00D438A6">
        <w:rPr>
          <w:rFonts w:ascii="Courier New" w:hAnsi="Courier New" w:cs="Courier New"/>
          <w:sz w:val="14"/>
          <w:szCs w:val="14"/>
          <w:lang w:val="en-US"/>
        </w:rPr>
        <w:t>);</w:t>
      </w:r>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Billedbiblioteket er cloud-baseret og har en upload-funktion, som når et billede uploades automatisk laver 4 afledte versioner af billedet i forskellige opløsninger/antal pixels, nemlig i bredder på 171, 360, 560 og 1600 pixels. Her ses eksempler på et billedts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782" w:name="_Toc63351536"/>
      <w:bookmarkStart w:id="783" w:name="_Toc68694392"/>
      <w:r w:rsidRPr="009E7062">
        <w:lastRenderedPageBreak/>
        <w:t>5.79.1 Fotoforbindelse (7900)</w:t>
      </w:r>
      <w:bookmarkEnd w:id="777"/>
      <w:bookmarkEnd w:id="782"/>
      <w:bookmarkEnd w:id="78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fkg_tema</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C920AA"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foto_objek</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foto_lokat</w:t>
            </w:r>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7901(objekt_id).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foto_navn</w:t>
            </w:r>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0-3</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d_basis_ja_nej</w:t>
            </w:r>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0-7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784" w:name="_Toc59520483"/>
      <w:bookmarkStart w:id="785" w:name="_Toc63351537"/>
      <w:bookmarkStart w:id="786" w:name="_Toc68694393"/>
      <w:r w:rsidRPr="009E7062">
        <w:t>5.79.2 Foto (7901)</w:t>
      </w:r>
      <w:bookmarkEnd w:id="784"/>
      <w:bookmarkEnd w:id="785"/>
      <w:bookmarkEnd w:id="78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68"/>
      <w:footerReference w:type="default" r:id="rId69"/>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B9D64" w14:textId="77777777" w:rsidR="00351137" w:rsidRDefault="00351137">
      <w:r>
        <w:separator/>
      </w:r>
    </w:p>
    <w:p w14:paraId="4CD1C7CA" w14:textId="77777777" w:rsidR="00351137" w:rsidRDefault="00351137"/>
  </w:endnote>
  <w:endnote w:type="continuationSeparator" w:id="0">
    <w:p w14:paraId="0AA376C1" w14:textId="77777777" w:rsidR="00351137" w:rsidRDefault="00351137">
      <w:r>
        <w:continuationSeparator/>
      </w:r>
    </w:p>
    <w:p w14:paraId="3C0F702D" w14:textId="77777777" w:rsidR="00351137" w:rsidRDefault="00351137"/>
  </w:endnote>
  <w:endnote w:type="continuationNotice" w:id="1">
    <w:p w14:paraId="79239900" w14:textId="77777777" w:rsidR="00351137" w:rsidRDefault="0035113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7A561" w14:textId="77777777" w:rsidR="00351137" w:rsidRDefault="00351137">
      <w:r>
        <w:separator/>
      </w:r>
    </w:p>
    <w:p w14:paraId="49A02A0B" w14:textId="77777777" w:rsidR="00351137" w:rsidRDefault="00351137"/>
  </w:footnote>
  <w:footnote w:type="continuationSeparator" w:id="0">
    <w:p w14:paraId="796747E9" w14:textId="77777777" w:rsidR="00351137" w:rsidRDefault="00351137">
      <w:r>
        <w:continuationSeparator/>
      </w:r>
    </w:p>
    <w:p w14:paraId="0A3EBE3E" w14:textId="77777777" w:rsidR="00351137" w:rsidRDefault="00351137"/>
  </w:footnote>
  <w:footnote w:type="continuationNotice" w:id="1">
    <w:p w14:paraId="560ABCE0" w14:textId="77777777" w:rsidR="00351137" w:rsidRDefault="0035113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8"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345014177">
    <w:abstractNumId w:val="3"/>
  </w:num>
  <w:num w:numId="2" w16cid:durableId="1222205785">
    <w:abstractNumId w:val="12"/>
  </w:num>
  <w:num w:numId="3" w16cid:durableId="1808476655">
    <w:abstractNumId w:val="10"/>
  </w:num>
  <w:num w:numId="4" w16cid:durableId="1010524347">
    <w:abstractNumId w:val="11"/>
  </w:num>
  <w:num w:numId="5" w16cid:durableId="1773159302">
    <w:abstractNumId w:val="13"/>
  </w:num>
  <w:num w:numId="6" w16cid:durableId="501822195">
    <w:abstractNumId w:val="0"/>
  </w:num>
  <w:num w:numId="7" w16cid:durableId="529614932">
    <w:abstractNumId w:val="2"/>
  </w:num>
  <w:num w:numId="8" w16cid:durableId="667172888">
    <w:abstractNumId w:val="8"/>
  </w:num>
  <w:num w:numId="9" w16cid:durableId="267393158">
    <w:abstractNumId w:val="7"/>
  </w:num>
  <w:num w:numId="10" w16cid:durableId="1264269688">
    <w:abstractNumId w:val="4"/>
  </w:num>
  <w:num w:numId="11" w16cid:durableId="1629121165">
    <w:abstractNumId w:val="9"/>
  </w:num>
  <w:num w:numId="12" w16cid:durableId="1666086003">
    <w:abstractNumId w:val="5"/>
  </w:num>
  <w:num w:numId="13" w16cid:durableId="878081785">
    <w:abstractNumId w:val="14"/>
  </w:num>
  <w:num w:numId="14" w16cid:durableId="1300695900">
    <w:abstractNumId w:val="6"/>
  </w:num>
  <w:num w:numId="15" w16cid:durableId="14906357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Fischer">
    <w15:presenceInfo w15:providerId="AD" w15:userId="S::christian@septima.dk::8e460750-454f-41d7-bef6-4673e406da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trackRevisions/>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239D7"/>
    <w:rsid w:val="0002482E"/>
    <w:rsid w:val="00030EF0"/>
    <w:rsid w:val="00033F83"/>
    <w:rsid w:val="00034A4C"/>
    <w:rsid w:val="00035F4A"/>
    <w:rsid w:val="00037A10"/>
    <w:rsid w:val="00050324"/>
    <w:rsid w:val="00054D47"/>
    <w:rsid w:val="00071F8F"/>
    <w:rsid w:val="00086981"/>
    <w:rsid w:val="000924AA"/>
    <w:rsid w:val="000948FE"/>
    <w:rsid w:val="000A0150"/>
    <w:rsid w:val="000A2044"/>
    <w:rsid w:val="000A7C12"/>
    <w:rsid w:val="000A7CF6"/>
    <w:rsid w:val="000B36A4"/>
    <w:rsid w:val="000B5C22"/>
    <w:rsid w:val="000D2D38"/>
    <w:rsid w:val="000D5D5D"/>
    <w:rsid w:val="000E33F0"/>
    <w:rsid w:val="000E35F7"/>
    <w:rsid w:val="000E63C9"/>
    <w:rsid w:val="000F1B6E"/>
    <w:rsid w:val="001006BC"/>
    <w:rsid w:val="00100C04"/>
    <w:rsid w:val="00105B84"/>
    <w:rsid w:val="00110BFF"/>
    <w:rsid w:val="00114BC5"/>
    <w:rsid w:val="00122889"/>
    <w:rsid w:val="00124686"/>
    <w:rsid w:val="0012583A"/>
    <w:rsid w:val="00125A36"/>
    <w:rsid w:val="00130E9D"/>
    <w:rsid w:val="00131DFD"/>
    <w:rsid w:val="00133C02"/>
    <w:rsid w:val="00150A6D"/>
    <w:rsid w:val="00155A2E"/>
    <w:rsid w:val="00162F95"/>
    <w:rsid w:val="00165E9D"/>
    <w:rsid w:val="00166D96"/>
    <w:rsid w:val="001733E2"/>
    <w:rsid w:val="00176B31"/>
    <w:rsid w:val="001812A1"/>
    <w:rsid w:val="00181F70"/>
    <w:rsid w:val="00185B35"/>
    <w:rsid w:val="001942A8"/>
    <w:rsid w:val="001963F4"/>
    <w:rsid w:val="001A0BBA"/>
    <w:rsid w:val="001A42CE"/>
    <w:rsid w:val="001A631A"/>
    <w:rsid w:val="001B63B6"/>
    <w:rsid w:val="001C14A2"/>
    <w:rsid w:val="001C4DDA"/>
    <w:rsid w:val="001C5BB9"/>
    <w:rsid w:val="001D624A"/>
    <w:rsid w:val="001F2BC8"/>
    <w:rsid w:val="001F37EE"/>
    <w:rsid w:val="001F5F6B"/>
    <w:rsid w:val="001F6776"/>
    <w:rsid w:val="001F76A3"/>
    <w:rsid w:val="00212483"/>
    <w:rsid w:val="002235F8"/>
    <w:rsid w:val="00243EBC"/>
    <w:rsid w:val="00246A35"/>
    <w:rsid w:val="00252E34"/>
    <w:rsid w:val="00261210"/>
    <w:rsid w:val="00261DB5"/>
    <w:rsid w:val="002762DC"/>
    <w:rsid w:val="00280711"/>
    <w:rsid w:val="00282702"/>
    <w:rsid w:val="00284348"/>
    <w:rsid w:val="00284A55"/>
    <w:rsid w:val="00285ECD"/>
    <w:rsid w:val="002A0389"/>
    <w:rsid w:val="002A214D"/>
    <w:rsid w:val="002B11C3"/>
    <w:rsid w:val="002B5C72"/>
    <w:rsid w:val="002C0CB6"/>
    <w:rsid w:val="002C20C9"/>
    <w:rsid w:val="002C6AE3"/>
    <w:rsid w:val="002C76CF"/>
    <w:rsid w:val="002D418D"/>
    <w:rsid w:val="002D51EE"/>
    <w:rsid w:val="002D5AD0"/>
    <w:rsid w:val="002F139F"/>
    <w:rsid w:val="002F2609"/>
    <w:rsid w:val="002F51F5"/>
    <w:rsid w:val="00304B39"/>
    <w:rsid w:val="00304BC8"/>
    <w:rsid w:val="00307E5F"/>
    <w:rsid w:val="00312137"/>
    <w:rsid w:val="003130F2"/>
    <w:rsid w:val="0031462E"/>
    <w:rsid w:val="00316000"/>
    <w:rsid w:val="003172C7"/>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B1F"/>
    <w:rsid w:val="00384EA3"/>
    <w:rsid w:val="0038604D"/>
    <w:rsid w:val="00390F74"/>
    <w:rsid w:val="003A39A1"/>
    <w:rsid w:val="003B09A9"/>
    <w:rsid w:val="003B0CC7"/>
    <w:rsid w:val="003B321A"/>
    <w:rsid w:val="003C0563"/>
    <w:rsid w:val="003C2191"/>
    <w:rsid w:val="003C2ABE"/>
    <w:rsid w:val="003C548C"/>
    <w:rsid w:val="003D1B6B"/>
    <w:rsid w:val="003D3529"/>
    <w:rsid w:val="003D3863"/>
    <w:rsid w:val="003E3104"/>
    <w:rsid w:val="003F4D5A"/>
    <w:rsid w:val="003F6B43"/>
    <w:rsid w:val="003F7B2F"/>
    <w:rsid w:val="00404737"/>
    <w:rsid w:val="00407AB0"/>
    <w:rsid w:val="004110DE"/>
    <w:rsid w:val="004110FF"/>
    <w:rsid w:val="00413734"/>
    <w:rsid w:val="0042352D"/>
    <w:rsid w:val="00436259"/>
    <w:rsid w:val="0044085A"/>
    <w:rsid w:val="00450684"/>
    <w:rsid w:val="004514CE"/>
    <w:rsid w:val="00457921"/>
    <w:rsid w:val="00463DAB"/>
    <w:rsid w:val="00475AE2"/>
    <w:rsid w:val="00484D0D"/>
    <w:rsid w:val="00493BD3"/>
    <w:rsid w:val="004A23D4"/>
    <w:rsid w:val="004A4590"/>
    <w:rsid w:val="004A7AB2"/>
    <w:rsid w:val="004B1FFE"/>
    <w:rsid w:val="004B21A5"/>
    <w:rsid w:val="004D2787"/>
    <w:rsid w:val="004D3692"/>
    <w:rsid w:val="004D76F0"/>
    <w:rsid w:val="004D78CE"/>
    <w:rsid w:val="004E7F65"/>
    <w:rsid w:val="004F1776"/>
    <w:rsid w:val="004F49A6"/>
    <w:rsid w:val="004F78EC"/>
    <w:rsid w:val="005037F0"/>
    <w:rsid w:val="005047A7"/>
    <w:rsid w:val="00510E7A"/>
    <w:rsid w:val="00516A86"/>
    <w:rsid w:val="00516E2B"/>
    <w:rsid w:val="00523B9B"/>
    <w:rsid w:val="00524CFF"/>
    <w:rsid w:val="005275F6"/>
    <w:rsid w:val="0053318E"/>
    <w:rsid w:val="00564A30"/>
    <w:rsid w:val="00565435"/>
    <w:rsid w:val="005720F5"/>
    <w:rsid w:val="00572102"/>
    <w:rsid w:val="0058364A"/>
    <w:rsid w:val="0059351F"/>
    <w:rsid w:val="005A065F"/>
    <w:rsid w:val="005A7215"/>
    <w:rsid w:val="005B31AF"/>
    <w:rsid w:val="005C044E"/>
    <w:rsid w:val="005C2951"/>
    <w:rsid w:val="005C36F5"/>
    <w:rsid w:val="005C7A45"/>
    <w:rsid w:val="005D4649"/>
    <w:rsid w:val="005D5C5D"/>
    <w:rsid w:val="005D763D"/>
    <w:rsid w:val="005F1BB0"/>
    <w:rsid w:val="00602969"/>
    <w:rsid w:val="00614701"/>
    <w:rsid w:val="00614F48"/>
    <w:rsid w:val="00615BE5"/>
    <w:rsid w:val="00626CD8"/>
    <w:rsid w:val="006320D5"/>
    <w:rsid w:val="00635E5C"/>
    <w:rsid w:val="00644A55"/>
    <w:rsid w:val="006555E9"/>
    <w:rsid w:val="00656C4D"/>
    <w:rsid w:val="006600CA"/>
    <w:rsid w:val="00663222"/>
    <w:rsid w:val="006641E7"/>
    <w:rsid w:val="00666008"/>
    <w:rsid w:val="00667F6A"/>
    <w:rsid w:val="0067312C"/>
    <w:rsid w:val="0067669D"/>
    <w:rsid w:val="006806B3"/>
    <w:rsid w:val="006823CD"/>
    <w:rsid w:val="00692A64"/>
    <w:rsid w:val="00696070"/>
    <w:rsid w:val="006973BC"/>
    <w:rsid w:val="006A4F6B"/>
    <w:rsid w:val="006A4FED"/>
    <w:rsid w:val="006B7FEB"/>
    <w:rsid w:val="006C6883"/>
    <w:rsid w:val="006E5716"/>
    <w:rsid w:val="006E5B8F"/>
    <w:rsid w:val="006F0314"/>
    <w:rsid w:val="006F505D"/>
    <w:rsid w:val="00711DFF"/>
    <w:rsid w:val="0072616E"/>
    <w:rsid w:val="007302B3"/>
    <w:rsid w:val="00730733"/>
    <w:rsid w:val="00730E3A"/>
    <w:rsid w:val="00733647"/>
    <w:rsid w:val="00734410"/>
    <w:rsid w:val="00736AAF"/>
    <w:rsid w:val="00737431"/>
    <w:rsid w:val="00742E65"/>
    <w:rsid w:val="0074397D"/>
    <w:rsid w:val="00744460"/>
    <w:rsid w:val="0076009F"/>
    <w:rsid w:val="00765B2A"/>
    <w:rsid w:val="00771A0E"/>
    <w:rsid w:val="00772E3F"/>
    <w:rsid w:val="007806A4"/>
    <w:rsid w:val="00780EC0"/>
    <w:rsid w:val="00783A34"/>
    <w:rsid w:val="0079386B"/>
    <w:rsid w:val="007A0938"/>
    <w:rsid w:val="007A292C"/>
    <w:rsid w:val="007B4438"/>
    <w:rsid w:val="007C446F"/>
    <w:rsid w:val="007C6B52"/>
    <w:rsid w:val="007D16C5"/>
    <w:rsid w:val="007E09BA"/>
    <w:rsid w:val="007E1567"/>
    <w:rsid w:val="007E55FE"/>
    <w:rsid w:val="007F13F2"/>
    <w:rsid w:val="007F4932"/>
    <w:rsid w:val="007F5A1A"/>
    <w:rsid w:val="007F689D"/>
    <w:rsid w:val="007F70BE"/>
    <w:rsid w:val="00800816"/>
    <w:rsid w:val="0080291F"/>
    <w:rsid w:val="00807F24"/>
    <w:rsid w:val="00815D65"/>
    <w:rsid w:val="00830501"/>
    <w:rsid w:val="008441C9"/>
    <w:rsid w:val="00851E4C"/>
    <w:rsid w:val="00860AFC"/>
    <w:rsid w:val="00861DA7"/>
    <w:rsid w:val="00862886"/>
    <w:rsid w:val="00862FE4"/>
    <w:rsid w:val="0086389A"/>
    <w:rsid w:val="0086680B"/>
    <w:rsid w:val="00874A35"/>
    <w:rsid w:val="0087605E"/>
    <w:rsid w:val="008809DF"/>
    <w:rsid w:val="00883FFD"/>
    <w:rsid w:val="00897B79"/>
    <w:rsid w:val="008A66C3"/>
    <w:rsid w:val="008B1FEE"/>
    <w:rsid w:val="008B271B"/>
    <w:rsid w:val="008B4E67"/>
    <w:rsid w:val="008B7E67"/>
    <w:rsid w:val="008C39CF"/>
    <w:rsid w:val="008C41BF"/>
    <w:rsid w:val="008C6FD8"/>
    <w:rsid w:val="008D1D6C"/>
    <w:rsid w:val="008D57AD"/>
    <w:rsid w:val="008E47F0"/>
    <w:rsid w:val="008F24E3"/>
    <w:rsid w:val="008F773B"/>
    <w:rsid w:val="00902848"/>
    <w:rsid w:val="00903C32"/>
    <w:rsid w:val="00914006"/>
    <w:rsid w:val="00914A56"/>
    <w:rsid w:val="00916B16"/>
    <w:rsid w:val="009173B9"/>
    <w:rsid w:val="0092262C"/>
    <w:rsid w:val="00925581"/>
    <w:rsid w:val="00932B16"/>
    <w:rsid w:val="0093335D"/>
    <w:rsid w:val="0093403C"/>
    <w:rsid w:val="0093613E"/>
    <w:rsid w:val="00937AF5"/>
    <w:rsid w:val="009410B1"/>
    <w:rsid w:val="00943026"/>
    <w:rsid w:val="009473F8"/>
    <w:rsid w:val="00953AE6"/>
    <w:rsid w:val="00953F8D"/>
    <w:rsid w:val="00956200"/>
    <w:rsid w:val="009566C1"/>
    <w:rsid w:val="00966B81"/>
    <w:rsid w:val="00985237"/>
    <w:rsid w:val="009909EB"/>
    <w:rsid w:val="009919C5"/>
    <w:rsid w:val="00993D77"/>
    <w:rsid w:val="009B5B58"/>
    <w:rsid w:val="009C0999"/>
    <w:rsid w:val="009C3E0F"/>
    <w:rsid w:val="009C7720"/>
    <w:rsid w:val="009D02B8"/>
    <w:rsid w:val="009D03E4"/>
    <w:rsid w:val="009D3782"/>
    <w:rsid w:val="009D44DD"/>
    <w:rsid w:val="009E0FC0"/>
    <w:rsid w:val="009E5469"/>
    <w:rsid w:val="009E7062"/>
    <w:rsid w:val="009F1419"/>
    <w:rsid w:val="009F3D04"/>
    <w:rsid w:val="00A02B7C"/>
    <w:rsid w:val="00A0559A"/>
    <w:rsid w:val="00A235CC"/>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6F9C"/>
    <w:rsid w:val="00A8489E"/>
    <w:rsid w:val="00A868D9"/>
    <w:rsid w:val="00A92816"/>
    <w:rsid w:val="00A96873"/>
    <w:rsid w:val="00A97751"/>
    <w:rsid w:val="00AB02A7"/>
    <w:rsid w:val="00AB4CCF"/>
    <w:rsid w:val="00AB514B"/>
    <w:rsid w:val="00AB5D1B"/>
    <w:rsid w:val="00AB64E8"/>
    <w:rsid w:val="00AB6E02"/>
    <w:rsid w:val="00AC0017"/>
    <w:rsid w:val="00AC29F3"/>
    <w:rsid w:val="00AC79F8"/>
    <w:rsid w:val="00AD175C"/>
    <w:rsid w:val="00AE4C63"/>
    <w:rsid w:val="00AE6B68"/>
    <w:rsid w:val="00B02B0B"/>
    <w:rsid w:val="00B04C3E"/>
    <w:rsid w:val="00B131DD"/>
    <w:rsid w:val="00B2143F"/>
    <w:rsid w:val="00B22412"/>
    <w:rsid w:val="00B231E5"/>
    <w:rsid w:val="00B4056A"/>
    <w:rsid w:val="00B432DE"/>
    <w:rsid w:val="00B504D4"/>
    <w:rsid w:val="00B628A4"/>
    <w:rsid w:val="00B62F34"/>
    <w:rsid w:val="00B7169A"/>
    <w:rsid w:val="00B72772"/>
    <w:rsid w:val="00B731D8"/>
    <w:rsid w:val="00B76D7E"/>
    <w:rsid w:val="00B829CE"/>
    <w:rsid w:val="00B849F8"/>
    <w:rsid w:val="00B84F75"/>
    <w:rsid w:val="00B90C4E"/>
    <w:rsid w:val="00B912B9"/>
    <w:rsid w:val="00BA3F98"/>
    <w:rsid w:val="00BA531E"/>
    <w:rsid w:val="00BB47D4"/>
    <w:rsid w:val="00BD3894"/>
    <w:rsid w:val="00BE6977"/>
    <w:rsid w:val="00BE7F41"/>
    <w:rsid w:val="00BF6D56"/>
    <w:rsid w:val="00C00C7F"/>
    <w:rsid w:val="00C02B87"/>
    <w:rsid w:val="00C03113"/>
    <w:rsid w:val="00C04E72"/>
    <w:rsid w:val="00C0552D"/>
    <w:rsid w:val="00C06BB9"/>
    <w:rsid w:val="00C174D5"/>
    <w:rsid w:val="00C17F86"/>
    <w:rsid w:val="00C22ABD"/>
    <w:rsid w:val="00C26CB4"/>
    <w:rsid w:val="00C326AB"/>
    <w:rsid w:val="00C4086D"/>
    <w:rsid w:val="00C40C88"/>
    <w:rsid w:val="00C62231"/>
    <w:rsid w:val="00C71A5D"/>
    <w:rsid w:val="00C87E29"/>
    <w:rsid w:val="00C920AA"/>
    <w:rsid w:val="00CA1896"/>
    <w:rsid w:val="00CB3EE9"/>
    <w:rsid w:val="00CB4BEB"/>
    <w:rsid w:val="00CB5B28"/>
    <w:rsid w:val="00CC6401"/>
    <w:rsid w:val="00CC675B"/>
    <w:rsid w:val="00CC730A"/>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70C7"/>
    <w:rsid w:val="00D831CE"/>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E213F"/>
    <w:rsid w:val="00DE4410"/>
    <w:rsid w:val="00DF027C"/>
    <w:rsid w:val="00DF11C9"/>
    <w:rsid w:val="00DF4BA7"/>
    <w:rsid w:val="00E00A32"/>
    <w:rsid w:val="00E03D42"/>
    <w:rsid w:val="00E103CE"/>
    <w:rsid w:val="00E12509"/>
    <w:rsid w:val="00E22ACD"/>
    <w:rsid w:val="00E22D1C"/>
    <w:rsid w:val="00E4693D"/>
    <w:rsid w:val="00E5595A"/>
    <w:rsid w:val="00E61B1D"/>
    <w:rsid w:val="00E620B0"/>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1F5D"/>
    <w:rsid w:val="00F027BB"/>
    <w:rsid w:val="00F04A1E"/>
    <w:rsid w:val="00F05C69"/>
    <w:rsid w:val="00F11DCF"/>
    <w:rsid w:val="00F146DF"/>
    <w:rsid w:val="00F162EA"/>
    <w:rsid w:val="00F21E94"/>
    <w:rsid w:val="00F30F2D"/>
    <w:rsid w:val="00F375B2"/>
    <w:rsid w:val="00F41AF1"/>
    <w:rsid w:val="00F52D27"/>
    <w:rsid w:val="00F53C3E"/>
    <w:rsid w:val="00F550C4"/>
    <w:rsid w:val="00F57913"/>
    <w:rsid w:val="00F7112A"/>
    <w:rsid w:val="00F73114"/>
    <w:rsid w:val="00F83527"/>
    <w:rsid w:val="00FA1C15"/>
    <w:rsid w:val="00FA24DF"/>
    <w:rsid w:val="00FA28A4"/>
    <w:rsid w:val="00FA44DE"/>
    <w:rsid w:val="00FB0919"/>
    <w:rsid w:val="00FB24B0"/>
    <w:rsid w:val="00FC191C"/>
    <w:rsid w:val="00FC60EC"/>
    <w:rsid w:val="00FD1D6E"/>
    <w:rsid w:val="00FD583F"/>
    <w:rsid w:val="00FD7488"/>
    <w:rsid w:val="00FE0C6C"/>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ejdirektoratet.dk/DA/vejsektor/samarbejde/nationalt/CVF/Documents/cvf_procedure_vejledning.pdf"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Golf" TargetMode="External"/><Relationship Id="rId47" Type="http://schemas.openxmlformats.org/officeDocument/2006/relationships/hyperlink" Target="https://www.wanderinstitut.de/premium-spazierwanderwege/" TargetMode="External"/><Relationship Id="rId63" Type="http://schemas.openxmlformats.org/officeDocument/2006/relationships/hyperlink" Target="http://www.link.dk/123" TargetMode="External"/><Relationship Id="rId68" Type="http://schemas.openxmlformats.org/officeDocument/2006/relationships/header" Target="header1.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link.dk/123" TargetMode="External"/><Relationship Id="rId29" Type="http://schemas.openxmlformats.org/officeDocument/2006/relationships/hyperlink" Target="http://da.wikipedia.org/wiki/Urin"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www.skovognatur.dk/DyrOgPlanter/invasivearter" TargetMode="External"/><Relationship Id="rId37" Type="http://schemas.openxmlformats.org/officeDocument/2006/relationships/hyperlink" Target="http://da.wikipedia.org/wiki/Kultur" TargetMode="External"/><Relationship Id="rId40" Type="http://schemas.openxmlformats.org/officeDocument/2006/relationships/hyperlink" Target="http://da.wikipedia.org/wiki/Hund" TargetMode="External"/><Relationship Id="rId45" Type="http://schemas.openxmlformats.org/officeDocument/2006/relationships/hyperlink" Target="mailto:drift@hjoerring.dk" TargetMode="External"/><Relationship Id="rId53" Type="http://schemas.openxmlformats.org/officeDocument/2006/relationships/hyperlink" Target="http://www.link.dk/123" TargetMode="External"/><Relationship Id="rId58" Type="http://schemas.openxmlformats.org/officeDocument/2006/relationships/hyperlink" Target="http://www.naturstyrelsen.dk/NR/rdonlyres/02924B8E-AE07-46C2-A8A0-A74A0A38A8EE/46053/Vejledningenilandskab_050707b.pdf" TargetMode="External"/><Relationship Id="rId66" Type="http://schemas.openxmlformats.org/officeDocument/2006/relationships/hyperlink" Target="http://www.naturstyrelsen.dk/NR/rdonlyres/02924B8E-AE07-46C2-A8A0-A74A0A38A8EE/46053/Vejledningenilandskab_050707b.pdf"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foto.png" TargetMode="External"/><Relationship Id="rId14" Type="http://schemas.openxmlformats.org/officeDocument/2006/relationships/hyperlink" Target="http://www.link.dk/123" TargetMode="External"/><Relationship Id="rId22" Type="http://schemas.openxmlformats.org/officeDocument/2006/relationships/hyperlink" Target="http://www.link.dk/" TargetMode="External"/><Relationship Id="rId27" Type="http://schemas.openxmlformats.org/officeDocument/2006/relationships/hyperlink" Target="http://www.skovognatur.dk/DyrOgPlanter/invasivearter" TargetMode="External"/><Relationship Id="rId30" Type="http://schemas.openxmlformats.org/officeDocument/2006/relationships/hyperlink" Target="http://da.wikipedia.org/wiki/Aff%C3%B8ring" TargetMode="External"/><Relationship Id="rId35" Type="http://schemas.openxmlformats.org/officeDocument/2006/relationships/hyperlink" Target="http://da.wikipedia.org/wiki/Styrelsesloven" TargetMode="External"/><Relationship Id="rId43" Type="http://schemas.openxmlformats.org/officeDocument/2006/relationships/hyperlink" Target="http://da.wikipedia.org/wiki/Kultur" TargetMode="External"/><Relationship Id="rId48" Type="http://schemas.openxmlformats.org/officeDocument/2006/relationships/hyperlink" Target="https://www.era-ewv-ferp.org/lqt/" TargetMode="External"/><Relationship Id="rId56" Type="http://schemas.openxmlformats.org/officeDocument/2006/relationships/hyperlink" Target="http://www.geus.dk/" TargetMode="External"/><Relationship Id="rId64" Type="http://schemas.openxmlformats.org/officeDocument/2006/relationships/hyperlink" Target="http://www.link.dk/123"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politi.dk/Fyn/da/omos/om_politikredsen/Risikovirksomheder/Risikovirksomheder.htm"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denstoredanske.dk/Bolig/Boligforhold/almene_boliger" TargetMode="External"/><Relationship Id="rId38" Type="http://schemas.openxmlformats.org/officeDocument/2006/relationships/hyperlink" Target="http://da.wikipedia.org/wiki/Forsamlingshus" TargetMode="External"/><Relationship Id="rId46" Type="http://schemas.openxmlformats.org/officeDocument/2006/relationships/hyperlink" Target="https://www.wanderinstitut.de/premium-stadtwanderwege/" TargetMode="External"/><Relationship Id="rId59" Type="http://schemas.openxmlformats.org/officeDocument/2006/relationships/hyperlink" Target="http://www.link.dk/123" TargetMode="External"/><Relationship Id="rId67" Type="http://schemas.openxmlformats.org/officeDocument/2006/relationships/hyperlink" Target="http://www.naturstyrelsen.dk/NR/rdonlyres/3728466B-9358-499B-B236-57B29CBC8A09/118949/LKM_distribueret.pdf" TargetMode="External"/><Relationship Id="rId20" Type="http://schemas.openxmlformats.org/officeDocument/2006/relationships/hyperlink" Target="http://www.link.dk/foto.png" TargetMode="External"/><Relationship Id="rId41" Type="http://schemas.openxmlformats.org/officeDocument/2006/relationships/hyperlink" Target="http://da.wikipedia.org/w/index.php?title=Forhindring&amp;action=edit&amp;redlink=1" TargetMode="External"/><Relationship Id="rId54" Type="http://schemas.openxmlformats.org/officeDocument/2006/relationships/hyperlink" Target="http://www.link.dk/123" TargetMode="External"/><Relationship Id="rId62" Type="http://schemas.openxmlformats.org/officeDocument/2006/relationships/hyperlink" Target="http://www.link.dk/123"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film.avi" TargetMode="External"/><Relationship Id="rId28" Type="http://schemas.openxmlformats.org/officeDocument/2006/relationships/hyperlink" Target="http://da.wikipedia.org/wiki/Toilet" TargetMode="External"/><Relationship Id="rId36" Type="http://schemas.openxmlformats.org/officeDocument/2006/relationships/hyperlink" Target="http://www.uvm.dk/Uddannelser/Paa-tvaers-af-uddannelserne/Institutionsregister" TargetMode="External"/><Relationship Id="rId49" Type="http://schemas.openxmlformats.org/officeDocument/2006/relationships/hyperlink" Target="http://www.retsinfo.dk/_GETDOC_/ACCN/A19920105530-REGL" TargetMode="External"/><Relationship Id="rId57" Type="http://schemas.openxmlformats.org/officeDocument/2006/relationships/hyperlink" Target="http://www.geus.dk/" TargetMode="External"/><Relationship Id="rId10" Type="http://schemas.openxmlformats.org/officeDocument/2006/relationships/endnotes" Target="endnotes.xml"/><Relationship Id="rId31" Type="http://schemas.openxmlformats.org/officeDocument/2006/relationships/hyperlink" Target="http://da.wikipedia.org/wiki/Bivuak" TargetMode="External"/><Relationship Id="rId44" Type="http://schemas.openxmlformats.org/officeDocument/2006/relationships/hyperlink" Target="http://da.wikipedia.org/wiki/Film" TargetMode="External"/><Relationship Id="rId52" Type="http://schemas.openxmlformats.org/officeDocument/2006/relationships/hyperlink" Target="http://www.link.dk/123" TargetMode="External"/><Relationship Id="rId60" Type="http://schemas.openxmlformats.org/officeDocument/2006/relationships/hyperlink" Target="http://www.link.dk/123" TargetMode="External"/><Relationship Id="rId65" Type="http://schemas.openxmlformats.org/officeDocument/2006/relationships/hyperlink" Target="http://www.link.dk/12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 TargetMode="External"/><Relationship Id="rId39" Type="http://schemas.openxmlformats.org/officeDocument/2006/relationships/hyperlink" Target="mailto:drift@hjoerring.dk" TargetMode="External"/><Relationship Id="rId34" Type="http://schemas.openxmlformats.org/officeDocument/2006/relationships/hyperlink" Target="http://da.wikipedia.org/wiki/Styrelsesloven" TargetMode="External"/><Relationship Id="rId50" Type="http://schemas.openxmlformats.org/officeDocument/2006/relationships/hyperlink" Target="http://www.mst.dk/Virksomhed_og_myndighed/Industri/Risikovirksomheder%20-%20seveso/" TargetMode="External"/><Relationship Id="rId55" Type="http://schemas.openxmlformats.org/officeDocument/2006/relationships/hyperlink" Target="http://www.link.dk/12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7fea983-62cf-433b-94c4-740d62ac50fa" xsi:nil="true"/>
    <lcf76f155ced4ddcb4097134ff3c332f xmlns="d0a080d3-781d-44cb-826b-bf13a8fd400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9C7F54B6A10A4CBB97AEFF57BDB6DE" ma:contentTypeVersion="16" ma:contentTypeDescription="Create a new document." ma:contentTypeScope="" ma:versionID="e5b315e9cf2eb72b6ed5fdc5ee685333">
  <xsd:schema xmlns:xsd="http://www.w3.org/2001/XMLSchema" xmlns:xs="http://www.w3.org/2001/XMLSchema" xmlns:p="http://schemas.microsoft.com/office/2006/metadata/properties" xmlns:ns2="d0a080d3-781d-44cb-826b-bf13a8fd4007" xmlns:ns3="c7fea983-62cf-433b-94c4-740d62ac50fa" targetNamespace="http://schemas.microsoft.com/office/2006/metadata/properties" ma:root="true" ma:fieldsID="1b9a51564160134b30faca8fe6a2b49b" ns2:_="" ns3:_="">
    <xsd:import namespace="d0a080d3-781d-44cb-826b-bf13a8fd4007"/>
    <xsd:import namespace="c7fea983-62cf-433b-94c4-740d62ac50f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080d3-781d-44cb-826b-bf13a8fd4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fea983-62cf-433b-94c4-740d62ac50fa"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8ff2c2c-6e7e-4496-a791-15aa12298312}" ma:internalName="TaxCatchAll" ma:showField="CatchAllData" ma:web="c7fea983-62cf-433b-94c4-740d62ac50fa">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2.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c7fea983-62cf-433b-94c4-740d62ac50fa"/>
    <ds:schemaRef ds:uri="d0a080d3-781d-44cb-826b-bf13a8fd4007"/>
  </ds:schemaRefs>
</ds:datastoreItem>
</file>

<file path=customXml/itemProps3.xml><?xml version="1.0" encoding="utf-8"?>
<ds:datastoreItem xmlns:ds="http://schemas.openxmlformats.org/officeDocument/2006/customXml" ds:itemID="{A5582BD8-F6F2-432B-B265-2D3D9C34D1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080d3-781d-44cb-826b-bf13a8fd4007"/>
    <ds:schemaRef ds:uri="c7fea983-62cf-433b-94c4-740d62ac5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2E9C77-132E-40DF-8CBB-1416EA55D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.dotx</Template>
  <TotalTime>26</TotalTime>
  <Pages>249</Pages>
  <Words>67154</Words>
  <Characters>409642</Characters>
  <Application>Microsoft Office Word</Application>
  <DocSecurity>0</DocSecurity>
  <Lines>3413</Lines>
  <Paragraphs>951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GeoFA Specifikation</vt:lpstr>
      <vt:lpstr/>
    </vt:vector>
  </TitlesOfParts>
  <Company/>
  <LinksUpToDate>false</LinksUpToDate>
  <CharactersWithSpaces>475845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GeoFA Specifikation</dc:title>
  <dc:subject>Specifikation</dc:subject>
  <dc:creator>Line Hvingel</dc:creator>
  <cp:keywords/>
  <cp:lastModifiedBy>Christian Fischer</cp:lastModifiedBy>
  <cp:revision>11</cp:revision>
  <cp:lastPrinted>2021-04-07T21:15:00Z</cp:lastPrinted>
  <dcterms:created xsi:type="dcterms:W3CDTF">2021-10-11T17:38:00Z</dcterms:created>
  <dcterms:modified xsi:type="dcterms:W3CDTF">2022-09-21T14:13:00Z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0x010100EE9C7F54B6A10A4CBB97AEFF57BDB6DE</vt:lpwstr>
  </property>
  <property fmtid="{D5CDD505-2E9C-101B-9397-08002B2CF9AE}" pid="4" name="MediaServiceImageTags">
    <vt:lpwstr/>
  </property>
</Properties>
</file>